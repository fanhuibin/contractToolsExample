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1CD6619">
      <w:pPr>
        <w:spacing w:line="300" w:lineRule="auto"/>
        <w:rPr>
          <w:rFonts w:hint="eastAsia" w:ascii="仿宋" w:hAnsi="仿宋" w:eastAsia="仿宋" w:cs="仿宋"/>
          <w:bCs/>
          <w:sz w:val="72"/>
          <w:szCs w:val="72"/>
        </w:rPr>
      </w:pPr>
      <w:r>
        <w:rPr>
          <w:rFonts w:hint="eastAsia" w:ascii="仿宋" w:hAnsi="仿宋" w:eastAsia="仿宋" w:cs="仿宋"/>
          <w:bCs/>
          <w:sz w:val="72"/>
          <w:szCs w:val="72"/>
        </w:rPr>
        <w:t xml:space="preserve"> </w:t>
      </w:r>
      <w:r>
        <w:rPr>
          <w:rFonts w:hint="eastAsia" w:ascii="仿宋" w:hAnsi="仿宋" w:eastAsia="仿宋" w:cs="仿宋"/>
          <w:bCs/>
          <w:sz w:val="36"/>
          <w:szCs w:val="36"/>
        </w:rPr>
        <w:t xml:space="preserve"> </w:t>
      </w:r>
    </w:p>
    <w:p w14:paraId="7FD29289">
      <w:pPr>
        <w:spacing w:line="300" w:lineRule="auto"/>
        <w:rPr>
          <w:rFonts w:hint="eastAsia" w:ascii="楷体" w:hAnsi="楷体" w:eastAsia="楷体" w:cs="楷体"/>
          <w:b/>
          <w:bCs/>
          <w:szCs w:val="21"/>
        </w:rPr>
      </w:pPr>
      <w:r>
        <w:rPr>
          <w:rFonts w:hint="eastAsia" w:ascii="楷体_GB2312" w:hAnsi="楷体_GB2312" w:eastAsia="楷体_GB2312" w:cs="楷体_GB2312"/>
          <w:sz w:val="24"/>
        </w:rPr>
        <w:t xml:space="preserve"> </w:t>
      </w:r>
    </w:p>
    <w:p w14:paraId="4C4CA095">
      <w:pPr>
        <w:spacing w:line="300" w:lineRule="auto"/>
        <w:rPr>
          <w:rFonts w:hint="eastAsia" w:ascii="楷体" w:hAnsi="楷体" w:eastAsia="楷体" w:cs="楷体"/>
          <w:b/>
          <w:bCs/>
          <w:szCs w:val="21"/>
        </w:rPr>
      </w:pPr>
    </w:p>
    <w:p w14:paraId="32B95610">
      <w:pPr>
        <w:spacing w:line="300" w:lineRule="auto"/>
        <w:rPr>
          <w:rFonts w:hint="eastAsia" w:ascii="宋体" w:hAnsi="宋体" w:cs="宋体"/>
          <w:sz w:val="18"/>
          <w:szCs w:val="18"/>
        </w:rPr>
      </w:pPr>
    </w:p>
    <w:p w14:paraId="0B2766CD">
      <w:pPr>
        <w:spacing w:line="300" w:lineRule="auto"/>
        <w:rPr>
          <w:rFonts w:hint="eastAsia" w:ascii="宋体" w:hAnsi="宋体" w:cs="宋体"/>
          <w:sz w:val="18"/>
          <w:szCs w:val="18"/>
        </w:rPr>
      </w:pPr>
    </w:p>
    <w:p w14:paraId="019F88CA">
      <w:pPr>
        <w:spacing w:line="300" w:lineRule="auto"/>
        <w:rPr>
          <w:rFonts w:hint="eastAsia" w:ascii="宋体" w:hAnsi="宋体" w:cs="宋体"/>
          <w:sz w:val="18"/>
          <w:szCs w:val="18"/>
        </w:rPr>
      </w:pPr>
      <w:r>
        <w:rPr>
          <w:rFonts w:hint="eastAsia" w:ascii="宋体" w:hAnsi="宋体" w:cs="宋体"/>
          <w:sz w:val="18"/>
          <w:szCs w:val="18"/>
        </w:rPr>
        <w:t xml:space="preserve">   </w:t>
      </w:r>
    </w:p>
    <w:p w14:paraId="604F5757">
      <w:pPr>
        <w:spacing w:line="300" w:lineRule="auto"/>
        <w:jc w:val="center"/>
        <w:rPr>
          <w:rFonts w:hint="eastAsia" w:ascii="宋体" w:hAnsi="宋体" w:cs="宋体"/>
          <w:sz w:val="18"/>
          <w:szCs w:val="18"/>
        </w:rPr>
      </w:pPr>
    </w:p>
    <w:p w14:paraId="5ED69A05">
      <w:pPr>
        <w:spacing w:line="300" w:lineRule="auto"/>
        <w:jc w:val="center"/>
        <w:rPr>
          <w:rFonts w:hint="eastAsia" w:ascii="仿宋" w:hAnsi="仿宋" w:eastAsia="仿宋" w:cs="仿宋"/>
          <w:bCs/>
          <w:sz w:val="52"/>
          <w:szCs w:val="72"/>
        </w:rPr>
      </w:pPr>
      <w:r>
        <w:rPr>
          <w:rFonts w:hint="eastAsia" w:ascii="仿宋" w:hAnsi="仿宋" w:eastAsia="仿宋" w:cs="仿宋"/>
          <w:bCs/>
          <w:sz w:val="52"/>
          <w:szCs w:val="72"/>
        </w:rPr>
        <w:t>肇新合同管理系统</w:t>
      </w:r>
    </w:p>
    <w:p w14:paraId="69DF88F5">
      <w:pPr>
        <w:spacing w:line="300" w:lineRule="auto"/>
        <w:jc w:val="center"/>
        <w:rPr>
          <w:rFonts w:hint="eastAsia" w:ascii="仿宋" w:hAnsi="仿宋" w:eastAsia="仿宋" w:cs="仿宋"/>
          <w:bCs/>
          <w:sz w:val="52"/>
          <w:szCs w:val="52"/>
        </w:rPr>
      </w:pPr>
      <w:r>
        <w:rPr>
          <w:rFonts w:hint="eastAsia" w:ascii="仿宋" w:hAnsi="仿宋" w:eastAsia="仿宋" w:cs="仿宋"/>
          <w:bCs/>
          <w:sz w:val="52"/>
          <w:szCs w:val="52"/>
        </w:rPr>
        <w:t>源码销售合同</w:t>
      </w:r>
    </w:p>
    <w:p w14:paraId="3F96025C">
      <w:pPr>
        <w:spacing w:line="300" w:lineRule="auto"/>
        <w:rPr>
          <w:rFonts w:hint="eastAsia" w:ascii="宋体" w:hAnsi="宋体" w:cs="宋体"/>
          <w:bCs/>
          <w:szCs w:val="44"/>
        </w:rPr>
      </w:pPr>
    </w:p>
    <w:p w14:paraId="78E557B7">
      <w:pPr>
        <w:spacing w:line="300" w:lineRule="auto"/>
        <w:jc w:val="center"/>
        <w:rPr>
          <w:rFonts w:hint="eastAsia" w:ascii="宋体" w:hAnsi="宋体" w:cs="宋体"/>
          <w:bCs/>
          <w:szCs w:val="44"/>
        </w:rPr>
      </w:pPr>
    </w:p>
    <w:p w14:paraId="1162EE96">
      <w:pPr>
        <w:spacing w:line="300" w:lineRule="auto"/>
        <w:rPr>
          <w:rFonts w:hint="eastAsia" w:ascii="仿宋" w:hAnsi="仿宋" w:eastAsia="仿宋" w:cs="仿宋"/>
          <w:bCs/>
          <w:sz w:val="28"/>
          <w:szCs w:val="28"/>
        </w:rPr>
      </w:pPr>
      <w:r>
        <w:rPr>
          <w:rFonts w:hint="eastAsia" w:ascii="仿宋" w:hAnsi="仿宋" w:eastAsia="仿宋" w:cs="仿宋"/>
          <w:bCs/>
          <w:sz w:val="28"/>
          <w:szCs w:val="28"/>
        </w:rPr>
        <w:t xml:space="preserve">                          甲方: </w:t>
      </w:r>
      <w:r>
        <w:rPr>
          <w:rFonts w:hint="eastAsia" w:ascii="仿宋" w:hAnsi="仿宋" w:eastAsia="仿宋" w:cs="仿宋"/>
          <w:bCs/>
          <w:sz w:val="28"/>
          <w:szCs w:val="28"/>
          <w:u w:val="single"/>
        </w:rPr>
        <w:t xml:space="preserve"> </w:t>
      </w:r>
      <w:r>
        <w:rPr>
          <w:rFonts w:ascii="仿宋" w:hAnsi="仿宋" w:eastAsia="仿宋" w:cs="仿宋"/>
          <w:bCs/>
          <w:sz w:val="28"/>
          <w:szCs w:val="28"/>
          <w:u w:val="single"/>
        </w:rPr>
        <w:t xml:space="preserve">      </w:t>
      </w:r>
      <w:r>
        <w:rPr>
          <w:rFonts w:hint="eastAsia" w:ascii="仿宋" w:hAnsi="仿宋" w:eastAsia="仿宋" w:cs="仿宋"/>
          <w:bCs/>
          <w:sz w:val="28"/>
          <w:szCs w:val="28"/>
          <w:u w:val="single"/>
        </w:rPr>
        <w:t xml:space="preserve">                     </w:t>
      </w:r>
      <w:r>
        <w:rPr>
          <w:rFonts w:hint="eastAsia" w:ascii="仿宋" w:hAnsi="仿宋" w:eastAsia="仿宋" w:cs="仿宋"/>
          <w:bCs/>
          <w:color w:val="000000"/>
          <w:sz w:val="24"/>
          <w:u w:val="single"/>
        </w:rPr>
        <w:t xml:space="preserve"> </w:t>
      </w:r>
    </w:p>
    <w:p w14:paraId="1B67A193">
      <w:pPr>
        <w:spacing w:line="300" w:lineRule="auto"/>
        <w:jc w:val="center"/>
        <w:rPr>
          <w:rFonts w:hint="eastAsia" w:ascii="仿宋" w:hAnsi="仿宋" w:eastAsia="仿宋" w:cs="仿宋"/>
          <w:bCs/>
          <w:sz w:val="28"/>
          <w:szCs w:val="28"/>
        </w:rPr>
      </w:pPr>
    </w:p>
    <w:p w14:paraId="71AE36E7">
      <w:pPr>
        <w:spacing w:line="300" w:lineRule="auto"/>
        <w:jc w:val="center"/>
        <w:rPr>
          <w:rFonts w:hint="eastAsia" w:ascii="仿宋" w:hAnsi="仿宋" w:eastAsia="仿宋" w:cs="仿宋"/>
          <w:bCs/>
          <w:sz w:val="28"/>
          <w:szCs w:val="28"/>
        </w:rPr>
      </w:pPr>
    </w:p>
    <w:p w14:paraId="503D591E">
      <w:pPr>
        <w:spacing w:line="300" w:lineRule="auto"/>
        <w:ind w:firstLine="3640" w:firstLineChars="1300"/>
        <w:rPr>
          <w:rFonts w:hint="eastAsia" w:ascii="仿宋" w:hAnsi="仿宋" w:eastAsia="仿宋" w:cs="仿宋"/>
          <w:snapToGrid w:val="0"/>
          <w:kern w:val="0"/>
          <w:sz w:val="24"/>
        </w:rPr>
        <w:sectPr>
          <w:headerReference r:id="rId3" w:type="first"/>
          <w:footerReference r:id="rId5" w:type="first"/>
          <w:footerReference r:id="rId4" w:type="default"/>
          <w:pgSz w:w="11906" w:h="16838"/>
          <w:pgMar w:top="0" w:right="0" w:bottom="0" w:left="0" w:header="0" w:footer="0" w:gutter="0"/>
          <w:cols w:space="720" w:num="1"/>
          <w:titlePg/>
          <w:docGrid w:type="lines" w:linePitch="589" w:charSpace="0"/>
        </w:sectPr>
      </w:pPr>
      <w:r>
        <w:rPr>
          <w:rFonts w:hint="eastAsia" w:ascii="仿宋" w:hAnsi="仿宋" w:eastAsia="仿宋" w:cs="仿宋"/>
          <w:bCs/>
          <w:sz w:val="28"/>
          <w:szCs w:val="28"/>
        </w:rPr>
        <w:t>乙方：</w:t>
      </w:r>
      <w:r>
        <w:rPr>
          <w:rFonts w:hint="eastAsia" w:ascii="仿宋" w:hAnsi="仿宋" w:eastAsia="仿宋" w:cs="仿宋"/>
          <w:bCs/>
          <w:sz w:val="28"/>
          <w:szCs w:val="28"/>
          <w:u w:val="single"/>
        </w:rPr>
        <w:t xml:space="preserve"> 山西肇新科技有限公司         </w:t>
      </w:r>
    </w:p>
    <w:p w14:paraId="332B2908">
      <w:pPr>
        <w:spacing w:line="300" w:lineRule="auto"/>
        <w:jc w:val="left"/>
        <w:rPr>
          <w:rFonts w:hint="eastAsia" w:ascii="宋体" w:hAnsi="宋体"/>
          <w:b/>
          <w:sz w:val="24"/>
        </w:rPr>
      </w:pPr>
      <w:r>
        <w:rPr>
          <w:rFonts w:hint="eastAsia" w:ascii="宋体" w:hAnsi="宋体"/>
          <w:b/>
          <w:sz w:val="24"/>
        </w:rPr>
        <w:t>甲方：</w:t>
      </w:r>
      <w:r>
        <w:rPr>
          <w:rFonts w:ascii="宋体" w:hAnsi="宋体"/>
          <w:b/>
          <w:sz w:val="24"/>
        </w:rPr>
        <w:t xml:space="preserve"> </w:t>
      </w:r>
    </w:p>
    <w:p w14:paraId="19D1E83B">
      <w:pPr>
        <w:spacing w:line="300" w:lineRule="auto"/>
        <w:jc w:val="left"/>
        <w:rPr>
          <w:rFonts w:hint="eastAsia" w:ascii="宋体" w:hAnsi="宋体"/>
          <w:b/>
          <w:sz w:val="24"/>
        </w:rPr>
      </w:pPr>
      <w:r>
        <w:rPr>
          <w:rFonts w:ascii="宋体" w:hAnsi="宋体"/>
          <w:b/>
          <w:sz w:val="24"/>
        </w:rPr>
        <w:t>法定代表人</w:t>
      </w:r>
      <w:r>
        <w:rPr>
          <w:rFonts w:hint="eastAsia" w:ascii="宋体" w:hAnsi="宋体"/>
          <w:b/>
          <w:sz w:val="24"/>
        </w:rPr>
        <w:t>：</w:t>
      </w:r>
      <w:r>
        <w:rPr>
          <w:rFonts w:ascii="宋体" w:hAnsi="宋体"/>
          <w:b/>
          <w:sz w:val="24"/>
        </w:rPr>
        <w:t xml:space="preserve"> </w:t>
      </w:r>
    </w:p>
    <w:p w14:paraId="24C6EE7C">
      <w:pPr>
        <w:spacing w:line="300" w:lineRule="auto"/>
        <w:jc w:val="left"/>
        <w:rPr>
          <w:rFonts w:hint="eastAsia" w:ascii="宋体" w:hAnsi="宋体"/>
          <w:b/>
          <w:sz w:val="24"/>
        </w:rPr>
      </w:pPr>
      <w:r>
        <w:rPr>
          <w:rFonts w:hint="eastAsia" w:ascii="宋体" w:hAnsi="宋体"/>
          <w:b/>
          <w:sz w:val="24"/>
        </w:rPr>
        <w:t>住所地：</w:t>
      </w:r>
    </w:p>
    <w:p w14:paraId="7EB7D6B9">
      <w:pPr>
        <w:spacing w:line="300" w:lineRule="auto"/>
        <w:jc w:val="left"/>
        <w:rPr>
          <w:rFonts w:ascii="宋体"/>
          <w:b/>
          <w:sz w:val="24"/>
        </w:rPr>
      </w:pPr>
      <w:r>
        <w:rPr>
          <w:rFonts w:ascii="宋体" w:hAnsi="宋体"/>
          <w:b/>
          <w:sz w:val="24"/>
        </w:rPr>
        <w:t xml:space="preserve">   </w:t>
      </w:r>
      <w:r>
        <w:rPr>
          <w:rFonts w:ascii="宋体"/>
          <w:b/>
          <w:sz w:val="24"/>
        </w:rPr>
        <w:t xml:space="preserve">                  </w:t>
      </w:r>
    </w:p>
    <w:p w14:paraId="6DB56294">
      <w:pPr>
        <w:spacing w:line="300" w:lineRule="auto"/>
        <w:jc w:val="left"/>
        <w:rPr>
          <w:rFonts w:hint="eastAsia" w:ascii="宋体" w:hAnsi="宋体"/>
          <w:b/>
          <w:sz w:val="24"/>
        </w:rPr>
      </w:pPr>
      <w:r>
        <w:rPr>
          <w:rFonts w:hint="eastAsia" w:ascii="宋体" w:hAnsi="宋体"/>
          <w:b/>
          <w:sz w:val="24"/>
        </w:rPr>
        <w:t>乙方：山西肇新科技有限公司</w:t>
      </w:r>
    </w:p>
    <w:p w14:paraId="6293ACD8">
      <w:pPr>
        <w:spacing w:line="300" w:lineRule="auto"/>
        <w:jc w:val="left"/>
        <w:rPr>
          <w:rFonts w:hint="eastAsia" w:ascii="宋体" w:hAnsi="宋体"/>
          <w:b/>
          <w:sz w:val="24"/>
        </w:rPr>
      </w:pPr>
      <w:r>
        <w:rPr>
          <w:rFonts w:hint="eastAsia" w:ascii="宋体" w:hAnsi="宋体"/>
          <w:b/>
          <w:sz w:val="24"/>
        </w:rPr>
        <w:t>法定代表人：范忠</w:t>
      </w:r>
    </w:p>
    <w:p w14:paraId="565AB5A8">
      <w:pPr>
        <w:spacing w:line="300" w:lineRule="auto"/>
        <w:jc w:val="left"/>
        <w:rPr>
          <w:rFonts w:hint="eastAsia" w:ascii="宋体" w:hAnsi="宋体"/>
          <w:b/>
          <w:sz w:val="24"/>
        </w:rPr>
      </w:pPr>
      <w:r>
        <w:rPr>
          <w:rFonts w:hint="eastAsia" w:ascii="宋体" w:hAnsi="宋体"/>
          <w:b/>
          <w:sz w:val="24"/>
        </w:rPr>
        <w:t>住所地：太原市小店区平阳路</w:t>
      </w:r>
      <w:r>
        <w:rPr>
          <w:rFonts w:ascii="宋体" w:hAnsi="宋体"/>
          <w:b/>
          <w:sz w:val="24"/>
        </w:rPr>
        <w:t>1号金茂大厦B座26层A2-B-C-D-E-F区</w:t>
      </w:r>
    </w:p>
    <w:p w14:paraId="70F7CA0A">
      <w:pPr>
        <w:spacing w:line="300" w:lineRule="auto"/>
        <w:jc w:val="left"/>
        <w:rPr>
          <w:rFonts w:ascii="宋体"/>
          <w:szCs w:val="21"/>
        </w:rPr>
      </w:pPr>
    </w:p>
    <w:p w14:paraId="6D0EE3EE">
      <w:pPr>
        <w:spacing w:line="300" w:lineRule="auto"/>
        <w:rPr>
          <w:sz w:val="24"/>
        </w:rPr>
      </w:pPr>
      <w:r>
        <w:rPr>
          <w:rFonts w:hint="eastAsia"/>
          <w:sz w:val="24"/>
        </w:rPr>
        <w:t>甲乙双方就购买软件产品：</w:t>
      </w:r>
      <w:r>
        <w:rPr>
          <w:sz w:val="24"/>
        </w:rPr>
        <w:t xml:space="preserve">  </w:t>
      </w:r>
      <w:r>
        <w:rPr>
          <w:rFonts w:hint="eastAsia"/>
          <w:sz w:val="24"/>
        </w:rPr>
        <w:t>肇新合同管理系统V1.4</w:t>
      </w:r>
      <w:r>
        <w:rPr>
          <w:sz w:val="24"/>
        </w:rPr>
        <w:t xml:space="preserve"> </w:t>
      </w:r>
      <w:r>
        <w:rPr>
          <w:rFonts w:hint="eastAsia"/>
          <w:sz w:val="24"/>
        </w:rPr>
        <w:t>（以下简称：</w:t>
      </w:r>
      <w:r>
        <w:rPr>
          <w:sz w:val="24"/>
        </w:rPr>
        <w:t xml:space="preserve"> </w:t>
      </w:r>
      <w:r>
        <w:rPr>
          <w:rFonts w:hint="eastAsia"/>
          <w:sz w:val="24"/>
        </w:rPr>
        <w:t>合同管理系统</w:t>
      </w:r>
      <w:r>
        <w:rPr>
          <w:sz w:val="24"/>
        </w:rPr>
        <w:t xml:space="preserve"> </w:t>
      </w:r>
      <w:r>
        <w:rPr>
          <w:rFonts w:hint="eastAsia"/>
          <w:sz w:val="24"/>
        </w:rPr>
        <w:t>）源码授权服务事宜，经协商一致，达成如下合同：</w:t>
      </w:r>
    </w:p>
    <w:p w14:paraId="6F4B1CDE">
      <w:pPr>
        <w:pStyle w:val="2"/>
        <w:spacing w:line="300" w:lineRule="auto"/>
        <w:rPr>
          <w:rFonts w:hint="eastAsia" w:ascii="宋体" w:hAnsi="宋体" w:eastAsia="宋体" w:cs="宋体"/>
          <w:sz w:val="28"/>
          <w:szCs w:val="28"/>
        </w:rPr>
      </w:pPr>
      <w:r>
        <w:rPr>
          <w:rFonts w:hint="eastAsia" w:ascii="宋体" w:hAnsi="宋体" w:eastAsia="宋体" w:cs="宋体"/>
          <w:sz w:val="28"/>
          <w:szCs w:val="28"/>
        </w:rPr>
        <w:t>一、定义</w:t>
      </w:r>
    </w:p>
    <w:p w14:paraId="2F9F50C8">
      <w:pPr>
        <w:pStyle w:val="6"/>
        <w:rPr>
          <w:rFonts w:hint="eastAsia"/>
        </w:rPr>
      </w:pPr>
      <w:r>
        <w:t xml:space="preserve">1.1 </w:t>
      </w:r>
      <w:r>
        <w:rPr>
          <w:rFonts w:hint="eastAsia"/>
        </w:rPr>
        <w:t>软件或许可软件：许可方授权被许可方使用的软件的全部源代码。</w:t>
      </w:r>
    </w:p>
    <w:p w14:paraId="0DEAE44C">
      <w:pPr>
        <w:pStyle w:val="6"/>
        <w:rPr>
          <w:rFonts w:hint="eastAsia"/>
        </w:rPr>
      </w:pPr>
      <w:r>
        <w:t xml:space="preserve">1.2 </w:t>
      </w:r>
      <w:r>
        <w:rPr>
          <w:rFonts w:hint="eastAsia"/>
        </w:rPr>
        <w:t>派生作品：被许可方依据本合同对许可软件所作的任何离散的修改，以及许可软件的任何修改、变更、改进或改编版本，或基于许可软件的任何其他派生作品。</w:t>
      </w:r>
    </w:p>
    <w:p w14:paraId="0744F0B5">
      <w:pPr>
        <w:pStyle w:val="2"/>
        <w:spacing w:line="300" w:lineRule="auto"/>
        <w:rPr>
          <w:rFonts w:hint="eastAsia" w:ascii="宋体" w:hAnsi="宋体" w:eastAsia="宋体" w:cs="宋体"/>
          <w:sz w:val="28"/>
          <w:szCs w:val="28"/>
        </w:rPr>
      </w:pPr>
      <w:r>
        <w:rPr>
          <w:rFonts w:hint="eastAsia" w:ascii="宋体" w:hAnsi="宋体" w:eastAsia="宋体" w:cs="宋体"/>
          <w:sz w:val="28"/>
          <w:szCs w:val="28"/>
        </w:rPr>
        <w:t>二、许可软件</w:t>
      </w:r>
    </w:p>
    <w:p w14:paraId="1DAEA69A">
      <w:pPr>
        <w:pStyle w:val="6"/>
        <w:rPr>
          <w:rFonts w:hint="eastAsia"/>
        </w:rPr>
      </w:pPr>
      <w:r>
        <w:rPr>
          <w:rFonts w:hint="eastAsia"/>
        </w:rPr>
        <w:t>2.1乙方授权甲方使用如下软件：</w:t>
      </w:r>
    </w:p>
    <w:p w14:paraId="503A36C3">
      <w:pPr>
        <w:pStyle w:val="6"/>
        <w:rPr>
          <w:rFonts w:hint="eastAsia"/>
        </w:rPr>
      </w:pPr>
      <w:r>
        <w:rPr>
          <w:rFonts w:hint="eastAsia"/>
        </w:rPr>
        <w:t>软件名称： 肇新合同管理系统 </w:t>
      </w:r>
    </w:p>
    <w:p w14:paraId="19889BED">
      <w:pPr>
        <w:pStyle w:val="6"/>
        <w:rPr>
          <w:rFonts w:hint="eastAsia"/>
        </w:rPr>
      </w:pPr>
      <w:r>
        <w:rPr>
          <w:rFonts w:hint="eastAsia"/>
        </w:rPr>
        <w:t>软著登记号：  2</w:t>
      </w:r>
      <w:r>
        <w:t>023SR1275530</w:t>
      </w:r>
      <w:r>
        <w:rPr>
          <w:rFonts w:hint="eastAsia"/>
        </w:rPr>
        <w:t xml:space="preserve">  </w:t>
      </w:r>
    </w:p>
    <w:p w14:paraId="6453C85B">
      <w:pPr>
        <w:pStyle w:val="6"/>
        <w:rPr>
          <w:rFonts w:hint="eastAsia"/>
        </w:rPr>
      </w:pPr>
      <w:r>
        <w:rPr>
          <w:rFonts w:hint="eastAsia"/>
        </w:rPr>
        <w:t>本次许可版本：</w:t>
      </w:r>
      <w:r>
        <w:rPr>
          <w:rFonts w:hint="eastAsia"/>
          <w:u w:val="single"/>
        </w:rPr>
        <w:t> V1.4 </w:t>
      </w:r>
    </w:p>
    <w:p w14:paraId="7D3A2C03">
      <w:pPr>
        <w:pStyle w:val="6"/>
        <w:rPr>
          <w:rFonts w:hint="eastAsia"/>
          <w:u w:val="single"/>
        </w:rPr>
      </w:pPr>
      <w:r>
        <w:rPr>
          <w:rFonts w:hint="eastAsia"/>
        </w:rPr>
        <w:t>许可安装数量：</w:t>
      </w:r>
      <w:r>
        <w:rPr>
          <w:rFonts w:hint="eastAsia"/>
          <w:u w:val="single"/>
        </w:rPr>
        <w:t> 不限 </w:t>
      </w:r>
    </w:p>
    <w:p w14:paraId="7498CEC2">
      <w:pPr>
        <w:pStyle w:val="6"/>
        <w:rPr>
          <w:rFonts w:hint="eastAsia"/>
        </w:rPr>
      </w:pPr>
      <w:r>
        <w:rPr>
          <w:rFonts w:hint="eastAsia"/>
        </w:rPr>
        <w:t>授权期限： 本授权为永久授权，自合同签订之日起生效。 </w:t>
      </w:r>
    </w:p>
    <w:p w14:paraId="3BB770F1">
      <w:pPr>
        <w:pStyle w:val="6"/>
        <w:rPr>
          <w:rFonts w:hint="eastAsia"/>
        </w:rPr>
      </w:pPr>
      <w:r>
        <w:rPr>
          <w:rFonts w:hint="eastAsia"/>
        </w:rPr>
        <w:t>2.2授权内容：乙方授权甲方使用本源码及其派生作品，并可使用本软件对第三方提供服务。</w:t>
      </w:r>
      <w:r>
        <w:t>甲方可以根据自身业务需求，对软件进行修改、改进或扩展，以适应特定的业务场景</w:t>
      </w:r>
      <w:r>
        <w:rPr>
          <w:rFonts w:hint="eastAsia"/>
        </w:rPr>
        <w:t>。</w:t>
      </w:r>
      <w:r>
        <w:t>乙方保留对原始软件的所有知识产权</w:t>
      </w:r>
      <w:r>
        <w:rPr>
          <w:rFonts w:hint="eastAsia"/>
        </w:rPr>
        <w:t>，</w:t>
      </w:r>
      <w:r>
        <w:t>甲方进行的二次开发产生的新代码和改进，其知识产权归属</w:t>
      </w:r>
      <w:r>
        <w:rPr>
          <w:rFonts w:hint="eastAsia"/>
        </w:rPr>
        <w:t>于</w:t>
      </w:r>
      <w:r>
        <w:t>甲方</w:t>
      </w:r>
      <w:r>
        <w:rPr>
          <w:rFonts w:hint="eastAsia"/>
        </w:rPr>
        <w:t>。 </w:t>
      </w:r>
    </w:p>
    <w:p w14:paraId="4072F489">
      <w:pPr>
        <w:pStyle w:val="6"/>
        <w:rPr>
          <w:rFonts w:hint="eastAsia"/>
        </w:rPr>
      </w:pPr>
      <w:r>
        <w:rPr>
          <w:rFonts w:hint="eastAsia"/>
        </w:rPr>
        <w:t>2.3授权限制：</w:t>
      </w:r>
    </w:p>
    <w:p w14:paraId="683A04CF">
      <w:pPr>
        <w:pStyle w:val="6"/>
        <w:numPr>
          <w:ilvl w:val="0"/>
          <w:numId w:val="1"/>
        </w:numPr>
        <w:rPr>
          <w:rFonts w:hint="eastAsia"/>
        </w:rPr>
      </w:pPr>
      <w:r>
        <w:rPr>
          <w:rFonts w:hint="eastAsia"/>
        </w:rPr>
        <w:t>甲方不得将授权源码及其派生作品出租、出借、出售、分发或以任何形式转让给第三方。</w:t>
      </w:r>
    </w:p>
    <w:p w14:paraId="3AB57DDB">
      <w:pPr>
        <w:pStyle w:val="6"/>
        <w:numPr>
          <w:ilvl w:val="0"/>
          <w:numId w:val="1"/>
        </w:numPr>
        <w:rPr>
          <w:rFonts w:hint="eastAsia"/>
        </w:rPr>
      </w:pPr>
      <w:r>
        <w:rPr>
          <w:rFonts w:hint="eastAsia"/>
        </w:rPr>
        <w:t>本合同约定的软件许可为不可转让的、无权分许可的普通许可。</w:t>
      </w:r>
    </w:p>
    <w:p w14:paraId="7D740CDF">
      <w:pPr>
        <w:pStyle w:val="2"/>
        <w:spacing w:line="300" w:lineRule="auto"/>
        <w:rPr>
          <w:rFonts w:hint="eastAsia" w:ascii="宋体" w:hAnsi="宋体" w:eastAsia="宋体" w:cs="宋体"/>
          <w:sz w:val="28"/>
          <w:szCs w:val="28"/>
        </w:rPr>
      </w:pPr>
      <w:r>
        <w:rPr>
          <w:rFonts w:hint="eastAsia" w:ascii="宋体" w:hAnsi="宋体" w:eastAsia="宋体" w:cs="宋体"/>
          <w:sz w:val="28"/>
          <w:szCs w:val="28"/>
        </w:rPr>
        <w:t>三、产品授权信息</w:t>
      </w:r>
    </w:p>
    <w:tbl>
      <w:tblPr>
        <w:tblStyle w:val="7"/>
        <w:tblW w:w="0" w:type="auto"/>
        <w:jc w:val="center"/>
        <w:tblLayout w:type="fixed"/>
        <w:tblCellMar>
          <w:top w:w="0" w:type="dxa"/>
          <w:left w:w="0" w:type="dxa"/>
          <w:bottom w:w="0" w:type="dxa"/>
          <w:right w:w="0" w:type="dxa"/>
        </w:tblCellMar>
      </w:tblPr>
      <w:tblGrid>
        <w:gridCol w:w="2359"/>
        <w:gridCol w:w="2265"/>
        <w:gridCol w:w="2062"/>
        <w:gridCol w:w="2573"/>
      </w:tblGrid>
      <w:tr w14:paraId="7838A51D">
        <w:tblPrEx>
          <w:tblCellMar>
            <w:top w:w="0" w:type="dxa"/>
            <w:left w:w="0" w:type="dxa"/>
            <w:bottom w:w="0" w:type="dxa"/>
            <w:right w:w="0" w:type="dxa"/>
          </w:tblCellMar>
        </w:tblPrEx>
        <w:trPr>
          <w:trHeight w:val="449" w:hRule="atLeast"/>
          <w:jc w:val="center"/>
        </w:trPr>
        <w:tc>
          <w:tcPr>
            <w:tcW w:w="2359" w:type="dxa"/>
            <w:tcBorders>
              <w:top w:val="single" w:color="000000" w:sz="4" w:space="0"/>
              <w:left w:val="single" w:color="000000" w:sz="4" w:space="0"/>
              <w:bottom w:val="single" w:color="000000" w:sz="4" w:space="0"/>
              <w:right w:val="single" w:color="000000" w:sz="4" w:space="0"/>
            </w:tcBorders>
            <w:tcMar>
              <w:top w:w="12" w:type="dxa"/>
              <w:left w:w="12" w:type="dxa"/>
              <w:right w:w="12" w:type="dxa"/>
            </w:tcMar>
            <w:vAlign w:val="center"/>
          </w:tcPr>
          <w:p w14:paraId="681ECA82">
            <w:pPr>
              <w:widowControl/>
              <w:spacing w:line="300" w:lineRule="auto"/>
              <w:jc w:val="center"/>
              <w:textAlignment w:val="center"/>
              <w:rPr>
                <w:rFonts w:hint="eastAsia" w:ascii="宋体" w:hAnsi="宋体" w:cs="宋体"/>
                <w:b/>
                <w:color w:val="000000"/>
                <w:szCs w:val="21"/>
              </w:rPr>
            </w:pPr>
            <w:r>
              <w:rPr>
                <w:rFonts w:hint="eastAsia" w:ascii="宋体" w:hAnsi="宋体" w:cs="宋体"/>
                <w:b/>
                <w:color w:val="000000"/>
                <w:szCs w:val="21"/>
              </w:rPr>
              <w:t>被授权公司/单位名称</w:t>
            </w:r>
          </w:p>
        </w:tc>
        <w:tc>
          <w:tcPr>
            <w:tcW w:w="6900" w:type="dxa"/>
            <w:gridSpan w:val="3"/>
            <w:tcBorders>
              <w:top w:val="single" w:color="000000" w:sz="4" w:space="0"/>
              <w:left w:val="single" w:color="000000" w:sz="4" w:space="0"/>
              <w:bottom w:val="single" w:color="000000" w:sz="4" w:space="0"/>
              <w:right w:val="single" w:color="000000" w:sz="4" w:space="0"/>
            </w:tcBorders>
            <w:tcMar>
              <w:top w:w="12" w:type="dxa"/>
              <w:left w:w="12" w:type="dxa"/>
              <w:right w:w="12" w:type="dxa"/>
            </w:tcMar>
            <w:vAlign w:val="center"/>
          </w:tcPr>
          <w:p w14:paraId="004BD50B">
            <w:pPr>
              <w:widowControl/>
              <w:spacing w:line="300" w:lineRule="auto"/>
              <w:jc w:val="center"/>
              <w:textAlignment w:val="top"/>
              <w:rPr>
                <w:rFonts w:hint="eastAsia" w:ascii="宋体" w:hAnsi="宋体" w:cs="宋体"/>
                <w:b/>
                <w:color w:val="393939"/>
                <w:szCs w:val="21"/>
              </w:rPr>
            </w:pPr>
          </w:p>
        </w:tc>
      </w:tr>
      <w:tr w14:paraId="2CBF6DD3">
        <w:tblPrEx>
          <w:tblCellMar>
            <w:top w:w="0" w:type="dxa"/>
            <w:left w:w="0" w:type="dxa"/>
            <w:bottom w:w="0" w:type="dxa"/>
            <w:right w:w="0" w:type="dxa"/>
          </w:tblCellMar>
        </w:tblPrEx>
        <w:trPr>
          <w:trHeight w:val="445" w:hRule="atLeast"/>
          <w:jc w:val="center"/>
        </w:trPr>
        <w:tc>
          <w:tcPr>
            <w:tcW w:w="2359" w:type="dxa"/>
            <w:tcBorders>
              <w:top w:val="single" w:color="000000" w:sz="4" w:space="0"/>
              <w:left w:val="single" w:color="000000" w:sz="4" w:space="0"/>
              <w:bottom w:val="single" w:color="000000" w:sz="4" w:space="0"/>
              <w:right w:val="single" w:color="000000" w:sz="4" w:space="0"/>
            </w:tcBorders>
            <w:tcMar>
              <w:top w:w="12" w:type="dxa"/>
              <w:left w:w="12" w:type="dxa"/>
              <w:right w:w="12" w:type="dxa"/>
            </w:tcMar>
            <w:vAlign w:val="center"/>
          </w:tcPr>
          <w:p w14:paraId="30234A7D">
            <w:pPr>
              <w:widowControl/>
              <w:spacing w:line="300" w:lineRule="auto"/>
              <w:jc w:val="center"/>
              <w:textAlignment w:val="top"/>
              <w:rPr>
                <w:rFonts w:hint="eastAsia" w:ascii="宋体" w:hAnsi="宋体" w:cs="宋体"/>
                <w:color w:val="393939"/>
                <w:kern w:val="0"/>
                <w:szCs w:val="21"/>
                <w:lang w:bidi="ar"/>
              </w:rPr>
            </w:pPr>
            <w:r>
              <w:rPr>
                <w:rFonts w:hint="eastAsia" w:ascii="宋体" w:hAnsi="宋体" w:cs="宋体"/>
                <w:b/>
                <w:color w:val="000000"/>
                <w:kern w:val="0"/>
                <w:szCs w:val="21"/>
                <w:lang w:bidi="ar"/>
              </w:rPr>
              <w:t>授权域名</w:t>
            </w:r>
          </w:p>
        </w:tc>
        <w:tc>
          <w:tcPr>
            <w:tcW w:w="2265" w:type="dxa"/>
            <w:tcBorders>
              <w:top w:val="single" w:color="000000" w:sz="4" w:space="0"/>
              <w:left w:val="single" w:color="000000" w:sz="4" w:space="0"/>
              <w:bottom w:val="single" w:color="000000" w:sz="4" w:space="0"/>
              <w:right w:val="single" w:color="000000" w:sz="4" w:space="0"/>
            </w:tcBorders>
            <w:tcMar>
              <w:top w:w="12" w:type="dxa"/>
              <w:left w:w="12" w:type="dxa"/>
              <w:right w:w="12" w:type="dxa"/>
            </w:tcMar>
            <w:vAlign w:val="center"/>
          </w:tcPr>
          <w:p w14:paraId="54ED7680">
            <w:pPr>
              <w:widowControl/>
              <w:spacing w:line="300" w:lineRule="auto"/>
              <w:jc w:val="center"/>
              <w:textAlignment w:val="top"/>
              <w:rPr>
                <w:rFonts w:hint="eastAsia" w:ascii="宋体" w:hAnsi="宋体" w:cs="宋体"/>
                <w:color w:val="393939"/>
                <w:kern w:val="0"/>
                <w:szCs w:val="21"/>
                <w:lang w:bidi="ar"/>
              </w:rPr>
            </w:pPr>
            <w:r>
              <w:rPr>
                <w:rFonts w:hint="eastAsia" w:ascii="宋体" w:hAnsi="宋体" w:cs="宋体"/>
                <w:color w:val="393939"/>
                <w:kern w:val="0"/>
                <w:szCs w:val="21"/>
                <w:lang w:bidi="ar"/>
              </w:rPr>
              <w:t>/</w:t>
            </w:r>
          </w:p>
        </w:tc>
        <w:tc>
          <w:tcPr>
            <w:tcW w:w="2062" w:type="dxa"/>
            <w:tcBorders>
              <w:top w:val="single" w:color="000000" w:sz="4" w:space="0"/>
              <w:left w:val="single" w:color="000000" w:sz="4" w:space="0"/>
              <w:bottom w:val="single" w:color="000000" w:sz="4" w:space="0"/>
              <w:right w:val="single" w:color="000000" w:sz="4" w:space="0"/>
            </w:tcBorders>
            <w:tcMar>
              <w:top w:w="12" w:type="dxa"/>
              <w:left w:w="12" w:type="dxa"/>
              <w:right w:w="12" w:type="dxa"/>
            </w:tcMar>
            <w:vAlign w:val="center"/>
          </w:tcPr>
          <w:p w14:paraId="34E7E537">
            <w:pPr>
              <w:widowControl/>
              <w:spacing w:line="300" w:lineRule="auto"/>
              <w:jc w:val="center"/>
              <w:textAlignment w:val="top"/>
              <w:rPr>
                <w:rFonts w:hint="eastAsia" w:ascii="宋体" w:hAnsi="宋体" w:cs="宋体"/>
                <w:color w:val="393939"/>
                <w:kern w:val="0"/>
                <w:szCs w:val="21"/>
                <w:lang w:bidi="ar"/>
              </w:rPr>
            </w:pPr>
            <w:r>
              <w:rPr>
                <w:rFonts w:hint="eastAsia" w:ascii="宋体" w:hAnsi="宋体" w:cs="宋体"/>
                <w:b/>
                <w:color w:val="000000"/>
                <w:szCs w:val="21"/>
              </w:rPr>
              <w:t>资料接收邮箱</w:t>
            </w:r>
          </w:p>
        </w:tc>
        <w:tc>
          <w:tcPr>
            <w:tcW w:w="2573" w:type="dxa"/>
            <w:tcBorders>
              <w:top w:val="single" w:color="000000" w:sz="4" w:space="0"/>
              <w:left w:val="single" w:color="000000" w:sz="4" w:space="0"/>
              <w:bottom w:val="single" w:color="000000" w:sz="4" w:space="0"/>
              <w:right w:val="single" w:color="000000" w:sz="4" w:space="0"/>
            </w:tcBorders>
            <w:tcMar>
              <w:top w:w="12" w:type="dxa"/>
              <w:left w:w="12" w:type="dxa"/>
              <w:right w:w="12" w:type="dxa"/>
            </w:tcMar>
            <w:vAlign w:val="center"/>
          </w:tcPr>
          <w:p w14:paraId="3F514B38">
            <w:pPr>
              <w:widowControl/>
              <w:spacing w:line="300" w:lineRule="auto"/>
              <w:jc w:val="center"/>
              <w:textAlignment w:val="top"/>
              <w:rPr>
                <w:rFonts w:hint="eastAsia" w:ascii="宋体" w:hAnsi="宋体" w:cs="宋体"/>
                <w:color w:val="393939"/>
                <w:kern w:val="0"/>
                <w:szCs w:val="21"/>
                <w:lang w:bidi="ar"/>
              </w:rPr>
            </w:pPr>
          </w:p>
        </w:tc>
      </w:tr>
      <w:tr w14:paraId="759FC9B1">
        <w:tblPrEx>
          <w:tblCellMar>
            <w:top w:w="0" w:type="dxa"/>
            <w:left w:w="0" w:type="dxa"/>
            <w:bottom w:w="0" w:type="dxa"/>
            <w:right w:w="0" w:type="dxa"/>
          </w:tblCellMar>
        </w:tblPrEx>
        <w:trPr>
          <w:trHeight w:val="475" w:hRule="atLeast"/>
          <w:jc w:val="center"/>
        </w:trPr>
        <w:tc>
          <w:tcPr>
            <w:tcW w:w="2359" w:type="dxa"/>
            <w:tcBorders>
              <w:top w:val="single" w:color="000000" w:sz="4" w:space="0"/>
              <w:left w:val="single" w:color="000000" w:sz="4" w:space="0"/>
              <w:bottom w:val="single" w:color="000000" w:sz="4" w:space="0"/>
              <w:right w:val="single" w:color="000000" w:sz="4" w:space="0"/>
            </w:tcBorders>
            <w:tcMar>
              <w:top w:w="12" w:type="dxa"/>
              <w:left w:w="12" w:type="dxa"/>
              <w:right w:w="12" w:type="dxa"/>
            </w:tcMar>
            <w:vAlign w:val="center"/>
          </w:tcPr>
          <w:p w14:paraId="46E50042">
            <w:pPr>
              <w:widowControl/>
              <w:spacing w:line="300" w:lineRule="auto"/>
              <w:jc w:val="center"/>
              <w:textAlignment w:val="top"/>
              <w:rPr>
                <w:rFonts w:hint="eastAsia" w:ascii="宋体" w:hAnsi="宋体" w:cs="宋体"/>
                <w:b/>
                <w:color w:val="000000"/>
                <w:szCs w:val="21"/>
              </w:rPr>
            </w:pPr>
            <w:r>
              <w:rPr>
                <w:rFonts w:hint="eastAsia" w:ascii="宋体" w:hAnsi="宋体" w:cs="宋体"/>
                <w:b/>
                <w:color w:val="000000"/>
                <w:szCs w:val="21"/>
              </w:rPr>
              <w:t>项目联系人</w:t>
            </w:r>
          </w:p>
        </w:tc>
        <w:tc>
          <w:tcPr>
            <w:tcW w:w="2265" w:type="dxa"/>
            <w:tcBorders>
              <w:top w:val="single" w:color="000000" w:sz="4" w:space="0"/>
              <w:left w:val="single" w:color="000000" w:sz="4" w:space="0"/>
              <w:bottom w:val="single" w:color="000000" w:sz="4" w:space="0"/>
              <w:right w:val="single" w:color="000000" w:sz="4" w:space="0"/>
            </w:tcBorders>
            <w:tcMar>
              <w:top w:w="12" w:type="dxa"/>
              <w:left w:w="12" w:type="dxa"/>
              <w:right w:w="12" w:type="dxa"/>
            </w:tcMar>
            <w:vAlign w:val="center"/>
          </w:tcPr>
          <w:p w14:paraId="5A47BE30">
            <w:pPr>
              <w:widowControl/>
              <w:spacing w:line="300" w:lineRule="auto"/>
              <w:jc w:val="center"/>
              <w:textAlignment w:val="top"/>
              <w:rPr>
                <w:rFonts w:hint="eastAsia" w:ascii="宋体" w:hAnsi="宋体" w:cs="宋体"/>
                <w:color w:val="393939"/>
                <w:kern w:val="0"/>
                <w:szCs w:val="21"/>
                <w:lang w:bidi="ar"/>
              </w:rPr>
            </w:pPr>
          </w:p>
        </w:tc>
        <w:tc>
          <w:tcPr>
            <w:tcW w:w="2062" w:type="dxa"/>
            <w:tcBorders>
              <w:top w:val="single" w:color="000000" w:sz="4" w:space="0"/>
              <w:left w:val="single" w:color="000000" w:sz="4" w:space="0"/>
              <w:bottom w:val="single" w:color="000000" w:sz="4" w:space="0"/>
              <w:right w:val="single" w:color="000000" w:sz="4" w:space="0"/>
            </w:tcBorders>
            <w:tcMar>
              <w:top w:w="12" w:type="dxa"/>
              <w:left w:w="12" w:type="dxa"/>
              <w:right w:w="12" w:type="dxa"/>
            </w:tcMar>
            <w:vAlign w:val="center"/>
          </w:tcPr>
          <w:p w14:paraId="0D582BF4">
            <w:pPr>
              <w:widowControl/>
              <w:spacing w:line="300" w:lineRule="auto"/>
              <w:jc w:val="center"/>
              <w:textAlignment w:val="top"/>
              <w:rPr>
                <w:rFonts w:hint="eastAsia" w:ascii="宋体" w:hAnsi="宋体" w:cs="宋体"/>
                <w:color w:val="393939"/>
                <w:kern w:val="0"/>
                <w:szCs w:val="21"/>
                <w:lang w:bidi="ar"/>
              </w:rPr>
            </w:pPr>
            <w:r>
              <w:rPr>
                <w:rFonts w:hint="eastAsia" w:ascii="宋体" w:hAnsi="宋体" w:cs="宋体"/>
                <w:b/>
                <w:color w:val="000000"/>
                <w:szCs w:val="21"/>
              </w:rPr>
              <w:t>联系人电话</w:t>
            </w:r>
          </w:p>
        </w:tc>
        <w:tc>
          <w:tcPr>
            <w:tcW w:w="2573" w:type="dxa"/>
            <w:tcBorders>
              <w:top w:val="single" w:color="000000" w:sz="4" w:space="0"/>
              <w:left w:val="single" w:color="000000" w:sz="4" w:space="0"/>
              <w:bottom w:val="single" w:color="000000" w:sz="4" w:space="0"/>
              <w:right w:val="single" w:color="000000" w:sz="4" w:space="0"/>
            </w:tcBorders>
            <w:tcMar>
              <w:top w:w="12" w:type="dxa"/>
              <w:left w:w="12" w:type="dxa"/>
              <w:right w:w="12" w:type="dxa"/>
            </w:tcMar>
            <w:vAlign w:val="center"/>
          </w:tcPr>
          <w:p w14:paraId="0A9AF46E">
            <w:pPr>
              <w:widowControl/>
              <w:spacing w:line="300" w:lineRule="auto"/>
              <w:jc w:val="center"/>
              <w:textAlignment w:val="top"/>
              <w:rPr>
                <w:rFonts w:hint="eastAsia" w:ascii="宋体" w:hAnsi="宋体" w:cs="宋体"/>
                <w:color w:val="393939"/>
                <w:kern w:val="0"/>
                <w:szCs w:val="21"/>
                <w:lang w:bidi="ar"/>
              </w:rPr>
            </w:pPr>
          </w:p>
        </w:tc>
      </w:tr>
      <w:tr w14:paraId="580B226D">
        <w:tblPrEx>
          <w:tblCellMar>
            <w:top w:w="0" w:type="dxa"/>
            <w:left w:w="0" w:type="dxa"/>
            <w:bottom w:w="0" w:type="dxa"/>
            <w:right w:w="0" w:type="dxa"/>
          </w:tblCellMar>
        </w:tblPrEx>
        <w:trPr>
          <w:trHeight w:val="773" w:hRule="atLeast"/>
          <w:jc w:val="center"/>
        </w:trPr>
        <w:tc>
          <w:tcPr>
            <w:tcW w:w="2359" w:type="dxa"/>
            <w:tcBorders>
              <w:top w:val="single" w:color="000000" w:sz="4" w:space="0"/>
              <w:left w:val="single" w:color="000000" w:sz="4" w:space="0"/>
              <w:bottom w:val="single" w:color="000000" w:sz="4" w:space="0"/>
              <w:right w:val="single" w:color="000000" w:sz="4" w:space="0"/>
            </w:tcBorders>
            <w:tcMar>
              <w:top w:w="12" w:type="dxa"/>
              <w:left w:w="12" w:type="dxa"/>
              <w:right w:w="12" w:type="dxa"/>
            </w:tcMar>
            <w:vAlign w:val="center"/>
          </w:tcPr>
          <w:p w14:paraId="0E09922D">
            <w:pPr>
              <w:widowControl/>
              <w:spacing w:line="300" w:lineRule="auto"/>
              <w:jc w:val="center"/>
              <w:textAlignment w:val="top"/>
              <w:rPr>
                <w:rFonts w:hint="eastAsia" w:ascii="宋体" w:hAnsi="宋体" w:cs="宋体"/>
                <w:b/>
                <w:color w:val="000000"/>
                <w:szCs w:val="21"/>
              </w:rPr>
            </w:pPr>
            <w:r>
              <w:rPr>
                <w:rFonts w:hint="eastAsia" w:ascii="宋体" w:hAnsi="宋体" w:cs="宋体"/>
                <w:b/>
                <w:color w:val="000000"/>
                <w:szCs w:val="21"/>
              </w:rPr>
              <w:t>文件邮递地址及联系方式</w:t>
            </w:r>
          </w:p>
        </w:tc>
        <w:tc>
          <w:tcPr>
            <w:tcW w:w="6900" w:type="dxa"/>
            <w:gridSpan w:val="3"/>
            <w:tcBorders>
              <w:top w:val="single" w:color="000000" w:sz="4" w:space="0"/>
              <w:left w:val="single" w:color="000000" w:sz="4" w:space="0"/>
              <w:bottom w:val="single" w:color="000000" w:sz="4" w:space="0"/>
              <w:right w:val="single" w:color="000000" w:sz="4" w:space="0"/>
            </w:tcBorders>
            <w:tcMar>
              <w:top w:w="12" w:type="dxa"/>
              <w:left w:w="12" w:type="dxa"/>
              <w:right w:w="12" w:type="dxa"/>
            </w:tcMar>
            <w:vAlign w:val="center"/>
          </w:tcPr>
          <w:p w14:paraId="20397A07">
            <w:pPr>
              <w:widowControl/>
              <w:spacing w:line="300" w:lineRule="auto"/>
              <w:ind w:firstLine="210" w:firstLineChars="100"/>
              <w:textAlignment w:val="top"/>
              <w:rPr>
                <w:rFonts w:hint="eastAsia" w:ascii="宋体" w:hAnsi="宋体" w:cs="宋体"/>
                <w:color w:val="393939"/>
                <w:kern w:val="0"/>
                <w:szCs w:val="21"/>
                <w:lang w:bidi="ar"/>
              </w:rPr>
            </w:pPr>
          </w:p>
        </w:tc>
      </w:tr>
    </w:tbl>
    <w:p w14:paraId="3E349F2B">
      <w:pPr>
        <w:spacing w:line="300" w:lineRule="auto"/>
        <w:rPr>
          <w:rFonts w:hint="eastAsia" w:ascii="宋体" w:hAnsi="宋体" w:cs="宋体"/>
          <w:szCs w:val="21"/>
        </w:rPr>
      </w:pPr>
    </w:p>
    <w:p w14:paraId="03CAF9DC">
      <w:pPr>
        <w:pStyle w:val="2"/>
        <w:spacing w:line="300" w:lineRule="auto"/>
        <w:rPr>
          <w:rFonts w:hint="eastAsia" w:ascii="宋体" w:hAnsi="宋体" w:eastAsia="宋体" w:cs="宋体"/>
          <w:sz w:val="28"/>
          <w:szCs w:val="28"/>
        </w:rPr>
      </w:pPr>
      <w:r>
        <w:rPr>
          <w:rFonts w:hint="eastAsia" w:ascii="宋体" w:hAnsi="宋体" w:eastAsia="宋体" w:cs="宋体"/>
          <w:sz w:val="28"/>
          <w:szCs w:val="28"/>
        </w:rPr>
        <w:t>四、双方权利义务</w:t>
      </w:r>
    </w:p>
    <w:p w14:paraId="1CE01A1B">
      <w:pPr>
        <w:pStyle w:val="6"/>
        <w:rPr>
          <w:rFonts w:hint="eastAsia"/>
        </w:rPr>
      </w:pPr>
      <w:r>
        <w:t>4</w:t>
      </w:r>
      <w:r>
        <w:rPr>
          <w:rFonts w:hint="eastAsia"/>
        </w:rPr>
        <w:t>.1 乙方承诺：</w:t>
      </w:r>
    </w:p>
    <w:p w14:paraId="5C564597">
      <w:pPr>
        <w:pStyle w:val="6"/>
        <w:rPr>
          <w:rFonts w:hint="eastAsia"/>
        </w:rPr>
      </w:pPr>
      <w:r>
        <w:t>4.1</w:t>
      </w:r>
      <w:r>
        <w:rPr>
          <w:rFonts w:hint="eastAsia"/>
        </w:rPr>
        <w:t>.</w:t>
      </w:r>
      <w:r>
        <w:t xml:space="preserve">1 </w:t>
      </w:r>
      <w:r>
        <w:rPr>
          <w:rFonts w:hint="eastAsia"/>
        </w:rPr>
        <w:t>乙方软件为原创软件，不涉及其他原始作品权利，软件不存在抄袭、剽窃他人软件或侵犯任何其他第三人知识产权、智力成果及合法权益的情形。</w:t>
      </w:r>
    </w:p>
    <w:p w14:paraId="74B88C24">
      <w:pPr>
        <w:pStyle w:val="6"/>
        <w:rPr>
          <w:rFonts w:hint="eastAsia"/>
        </w:rPr>
      </w:pPr>
      <w:r>
        <w:t>4</w:t>
      </w:r>
      <w:r>
        <w:rPr>
          <w:rFonts w:hint="eastAsia"/>
        </w:rPr>
        <w:t>.</w:t>
      </w:r>
      <w:r>
        <w:t>1.</w:t>
      </w:r>
      <w:r>
        <w:rPr>
          <w:rFonts w:hint="eastAsia"/>
        </w:rPr>
        <w:t>2 乙方向甲方承诺以上软件产品系经严格测试、成熟稳定、无病毒及重大缺陷的软件产品。</w:t>
      </w:r>
    </w:p>
    <w:p w14:paraId="66E53C8F">
      <w:pPr>
        <w:pStyle w:val="6"/>
        <w:rPr>
          <w:rFonts w:hint="eastAsia"/>
        </w:rPr>
      </w:pPr>
      <w:r>
        <w:t>4</w:t>
      </w:r>
      <w:r>
        <w:rPr>
          <w:rFonts w:hint="eastAsia"/>
        </w:rPr>
        <w:t>.</w:t>
      </w:r>
      <w:r>
        <w:t>1.</w:t>
      </w:r>
      <w:r>
        <w:rPr>
          <w:rFonts w:hint="eastAsia"/>
        </w:rPr>
        <w:t>3 乙方承诺以上产品无任何著作权归属的纠纷，并承诺以上产品皆为可执行的软件产品，未在其中设置任何妨碍软件正常运行的限制措施。</w:t>
      </w:r>
    </w:p>
    <w:p w14:paraId="035120FB">
      <w:pPr>
        <w:pStyle w:val="6"/>
        <w:rPr>
          <w:rFonts w:hint="eastAsia"/>
        </w:rPr>
      </w:pPr>
      <w:r>
        <w:rPr>
          <w:rFonts w:hint="eastAsia"/>
        </w:rPr>
        <w:t>若乙方上述承诺不属实，没有提前如实告知甲方存在权利缺陷，甲方有权拒绝支付使用费，并要求乙方补偿由此而支付的额外费用。在合同有效期内，若发生第三方提出侵权的控诉，应由乙方到庭应诉并承担法律责任，一切与甲方无关，甲方因此支出的相关费用可向乙方追偿。</w:t>
      </w:r>
    </w:p>
    <w:p w14:paraId="5A6AE74B">
      <w:pPr>
        <w:pStyle w:val="6"/>
        <w:rPr>
          <w:rFonts w:hint="eastAsia"/>
        </w:rPr>
      </w:pPr>
      <w:r>
        <w:t xml:space="preserve">4.2 </w:t>
      </w:r>
      <w:r>
        <w:rPr>
          <w:rFonts w:hint="eastAsia"/>
        </w:rPr>
        <w:t>乙方向甲方提供任何软件、代码、文件、文档及材料等均不构成向甲方转让任何乙方知识产权。</w:t>
      </w:r>
    </w:p>
    <w:p w14:paraId="54C245DA">
      <w:pPr>
        <w:pStyle w:val="6"/>
        <w:rPr>
          <w:rFonts w:hint="eastAsia"/>
        </w:rPr>
      </w:pPr>
      <w:r>
        <w:t>4.</w:t>
      </w:r>
      <w:r>
        <w:rPr>
          <w:rFonts w:hint="eastAsia"/>
        </w:rPr>
        <w:t>3 如甲方未能遵守本合同的条款，乙方有权终止软件授权，甲方所被许可的授权将被收回，并承担相应法律责任。</w:t>
      </w:r>
    </w:p>
    <w:p w14:paraId="3BFE9AFB">
      <w:pPr>
        <w:pStyle w:val="2"/>
        <w:spacing w:line="300" w:lineRule="auto"/>
        <w:rPr>
          <w:rFonts w:hint="eastAsia" w:ascii="宋体" w:hAnsi="宋体" w:eastAsia="宋体" w:cs="宋体"/>
          <w:sz w:val="28"/>
          <w:szCs w:val="28"/>
        </w:rPr>
      </w:pPr>
      <w:r>
        <w:rPr>
          <w:rFonts w:hint="eastAsia" w:ascii="宋体" w:hAnsi="宋体" w:eastAsia="宋体" w:cs="宋体"/>
          <w:sz w:val="28"/>
          <w:szCs w:val="28"/>
        </w:rPr>
        <w:t>五、交付</w:t>
      </w:r>
    </w:p>
    <w:p w14:paraId="52088072">
      <w:pPr>
        <w:pStyle w:val="6"/>
        <w:rPr>
          <w:rFonts w:hint="eastAsia"/>
        </w:rPr>
      </w:pPr>
      <w:r>
        <w:rPr>
          <w:rFonts w:hint="eastAsia"/>
        </w:rPr>
        <w:t>5.1</w:t>
      </w:r>
      <w:r>
        <w:t>交付</w:t>
      </w:r>
      <w:r>
        <w:rPr>
          <w:rFonts w:hint="eastAsia"/>
        </w:rPr>
        <w:t>：可交付物以第三条约定的电子邮件方式传递。</w:t>
      </w:r>
    </w:p>
    <w:p w14:paraId="74D757EE">
      <w:pPr>
        <w:pStyle w:val="2"/>
        <w:spacing w:line="300" w:lineRule="auto"/>
        <w:rPr>
          <w:rFonts w:hint="eastAsia" w:ascii="宋体" w:hAnsi="宋体" w:eastAsia="宋体" w:cs="宋体"/>
          <w:sz w:val="28"/>
          <w:szCs w:val="28"/>
        </w:rPr>
      </w:pPr>
      <w:r>
        <w:rPr>
          <w:rFonts w:hint="eastAsia" w:ascii="宋体" w:hAnsi="宋体" w:eastAsia="宋体" w:cs="宋体"/>
          <w:sz w:val="28"/>
          <w:szCs w:val="28"/>
        </w:rPr>
        <w:t>六、配套技术服务</w:t>
      </w:r>
    </w:p>
    <w:p w14:paraId="04554452">
      <w:pPr>
        <w:pStyle w:val="6"/>
        <w:rPr>
          <w:rFonts w:hint="eastAsia"/>
        </w:rPr>
      </w:pPr>
      <w:r>
        <w:t xml:space="preserve">6.1 </w:t>
      </w:r>
      <w:r>
        <w:rPr>
          <w:rFonts w:hint="eastAsia"/>
        </w:rPr>
        <w:t>软件操作指导</w:t>
      </w:r>
    </w:p>
    <w:p w14:paraId="562A9ED5">
      <w:pPr>
        <w:pStyle w:val="6"/>
        <w:rPr>
          <w:rFonts w:hint="eastAsia"/>
        </w:rPr>
      </w:pPr>
      <w:r>
        <w:tab/>
      </w:r>
      <w:r>
        <w:t>本项目</w:t>
      </w:r>
      <w:r>
        <w:rPr>
          <w:rFonts w:hint="eastAsia"/>
          <w:lang w:val="en-US" w:eastAsia="zh-CN"/>
        </w:rPr>
        <w:t>付款</w:t>
      </w:r>
      <w:r>
        <w:t>后</w:t>
      </w:r>
      <w:r>
        <w:rPr>
          <w:rFonts w:hint="eastAsia"/>
        </w:rPr>
        <w:t>3</w:t>
      </w:r>
      <w:r>
        <w:t>个月内，乙方应根据甲方的请求，指派技术人员向甲方提供技术培训，以传授开发软件的操作或使用方法。</w:t>
      </w:r>
    </w:p>
    <w:p w14:paraId="3C1C2F31">
      <w:pPr>
        <w:spacing w:line="300" w:lineRule="auto"/>
        <w:rPr>
          <w:rFonts w:hint="eastAsia" w:ascii="宋体" w:hAnsi="宋体" w:cs="宋体"/>
          <w:color w:val="000000"/>
          <w:sz w:val="24"/>
        </w:rPr>
      </w:pPr>
      <w:r>
        <w:rPr>
          <w:rFonts w:ascii="宋体" w:hAnsi="宋体" w:cs="宋体"/>
          <w:color w:val="000000"/>
          <w:sz w:val="24"/>
        </w:rPr>
        <w:tab/>
      </w:r>
      <w:r>
        <w:rPr>
          <w:rFonts w:ascii="宋体" w:hAnsi="宋体" w:cs="宋体"/>
          <w:color w:val="000000"/>
          <w:sz w:val="24"/>
        </w:rPr>
        <w:t>培训</w:t>
      </w:r>
      <w:r>
        <w:rPr>
          <w:rFonts w:hint="eastAsia" w:ascii="宋体" w:hAnsi="宋体" w:cs="宋体"/>
          <w:color w:val="000000"/>
          <w:sz w:val="24"/>
        </w:rPr>
        <w:t>方式</w:t>
      </w:r>
      <w:r>
        <w:rPr>
          <w:rFonts w:ascii="宋体" w:hAnsi="宋体" w:cs="宋体"/>
          <w:color w:val="000000"/>
          <w:sz w:val="24"/>
        </w:rPr>
        <w:t>：</w:t>
      </w:r>
      <w:r>
        <w:rPr>
          <w:rFonts w:hint="eastAsia" w:ascii="宋体" w:hAnsi="宋体" w:cs="宋体"/>
          <w:color w:val="000000"/>
          <w:sz w:val="24"/>
        </w:rPr>
        <w:t>腾讯会议;</w:t>
      </w:r>
    </w:p>
    <w:p w14:paraId="204B2E2A">
      <w:pPr>
        <w:pStyle w:val="6"/>
        <w:rPr>
          <w:rFonts w:hint="eastAsia"/>
        </w:rPr>
      </w:pPr>
      <w:r>
        <w:tab/>
      </w:r>
      <w:r>
        <w:t>培训次数：不少于2次，每次不少于3小时。</w:t>
      </w:r>
    </w:p>
    <w:p w14:paraId="7F36C00B">
      <w:pPr>
        <w:pStyle w:val="6"/>
        <w:rPr>
          <w:rFonts w:hint="eastAsia"/>
        </w:rPr>
      </w:pPr>
      <w:r>
        <w:tab/>
      </w:r>
      <w:r>
        <w:rPr>
          <w:rFonts w:hint="eastAsia"/>
        </w:rPr>
        <w:t>若甲方需要线下培训，则乙方指派</w:t>
      </w:r>
      <w:r>
        <w:rPr>
          <w:u w:val="single"/>
        </w:rPr>
        <w:t xml:space="preserve">  1  </w:t>
      </w:r>
      <w:r>
        <w:rPr>
          <w:rFonts w:hint="eastAsia"/>
        </w:rPr>
        <w:t>名具有</w:t>
      </w:r>
      <w:r>
        <w:rPr>
          <w:u w:val="single"/>
        </w:rPr>
        <w:t xml:space="preserve"> </w:t>
      </w:r>
      <w:r>
        <w:rPr>
          <w:rFonts w:hint="eastAsia"/>
          <w:u w:val="single"/>
        </w:rPr>
        <w:t>从业3年以上经验、精通标的产品操作</w:t>
      </w:r>
      <w:r>
        <w:rPr>
          <w:rFonts w:hint="eastAsia"/>
        </w:rPr>
        <w:t>的专业工作人员为甲方工作人员提供培训课程，提高甲方工作人员软件操作素养，</w:t>
      </w:r>
      <w:r>
        <w:t>乙方人员提供技术培训而产生的</w:t>
      </w:r>
      <w:r>
        <w:rPr>
          <w:rFonts w:hint="eastAsia"/>
        </w:rPr>
        <w:t>差旅费用和人工费用</w:t>
      </w:r>
      <w:r>
        <w:t>由甲方负责。</w:t>
      </w:r>
    </w:p>
    <w:p w14:paraId="6BC8D428">
      <w:pPr>
        <w:pStyle w:val="6"/>
        <w:rPr>
          <w:rFonts w:hint="eastAsia"/>
          <w:lang w:val="en-US" w:eastAsia="zh-CN"/>
        </w:rPr>
      </w:pPr>
      <w:r>
        <w:rPr>
          <w:rFonts w:hint="eastAsia"/>
          <w:lang w:val="en-US" w:eastAsia="zh-CN"/>
        </w:rPr>
        <w:t>6.2 文档交付</w:t>
      </w:r>
    </w:p>
    <w:p w14:paraId="03CD5CB7">
      <w:pPr>
        <w:pStyle w:val="6"/>
        <w:ind w:firstLine="480"/>
        <w:rPr>
          <w:rFonts w:hint="eastAsia"/>
          <w:lang w:val="en-US" w:eastAsia="zh-CN"/>
        </w:rPr>
      </w:pPr>
      <w:r>
        <w:rPr>
          <w:rFonts w:hint="eastAsia"/>
          <w:lang w:val="en-US" w:eastAsia="zh-CN"/>
        </w:rPr>
        <w:t>本项目付款后，乙方向甲方交付如下原始文档，供甲方二次开发使用。</w:t>
      </w:r>
    </w:p>
    <w:p w14:paraId="5FB0B93C">
      <w:pPr>
        <w:pStyle w:val="6"/>
        <w:numPr>
          <w:ilvl w:val="0"/>
          <w:numId w:val="2"/>
        </w:numPr>
        <w:ind w:left="773" w:leftChars="285" w:hanging="175" w:hangingChars="73"/>
        <w:rPr>
          <w:rFonts w:hint="eastAsia"/>
          <w:lang w:val="en-US" w:eastAsia="zh-CN"/>
        </w:rPr>
      </w:pPr>
      <w:r>
        <w:rPr>
          <w:rFonts w:hint="eastAsia"/>
          <w:lang w:val="en-US" w:eastAsia="zh-CN"/>
        </w:rPr>
        <w:t>用户手册</w:t>
      </w:r>
    </w:p>
    <w:p w14:paraId="6E294349">
      <w:pPr>
        <w:pStyle w:val="6"/>
        <w:numPr>
          <w:ilvl w:val="0"/>
          <w:numId w:val="2"/>
        </w:numPr>
        <w:ind w:left="773" w:leftChars="285" w:hanging="175" w:hangingChars="73"/>
        <w:rPr>
          <w:rFonts w:hint="default"/>
          <w:lang w:val="en-US" w:eastAsia="zh-CN"/>
        </w:rPr>
      </w:pPr>
      <w:r>
        <w:rPr>
          <w:rFonts w:hint="eastAsia"/>
          <w:lang w:val="en-US" w:eastAsia="zh-CN"/>
        </w:rPr>
        <w:t>需求规格说明书</w:t>
      </w:r>
    </w:p>
    <w:p w14:paraId="0AAA0F41">
      <w:pPr>
        <w:pStyle w:val="6"/>
        <w:numPr>
          <w:ilvl w:val="0"/>
          <w:numId w:val="2"/>
        </w:numPr>
        <w:ind w:left="773" w:leftChars="285" w:hanging="175" w:hangingChars="73"/>
        <w:rPr>
          <w:rFonts w:hint="default"/>
          <w:lang w:val="en-US" w:eastAsia="zh-CN"/>
        </w:rPr>
      </w:pPr>
      <w:r>
        <w:rPr>
          <w:rFonts w:hint="eastAsia"/>
          <w:lang w:val="en-US" w:eastAsia="zh-CN"/>
        </w:rPr>
        <w:t>详细设计说明书</w:t>
      </w:r>
    </w:p>
    <w:p w14:paraId="7770EEE4">
      <w:pPr>
        <w:pStyle w:val="6"/>
        <w:numPr>
          <w:ilvl w:val="0"/>
          <w:numId w:val="2"/>
        </w:numPr>
        <w:ind w:left="773" w:leftChars="285" w:hanging="175" w:hangingChars="73"/>
        <w:rPr>
          <w:rFonts w:hint="default"/>
          <w:lang w:val="en-US" w:eastAsia="zh-CN"/>
        </w:rPr>
      </w:pPr>
      <w:r>
        <w:rPr>
          <w:rFonts w:hint="eastAsia"/>
          <w:lang w:val="en-US" w:eastAsia="zh-CN"/>
        </w:rPr>
        <w:t>数据库设计文档</w:t>
      </w:r>
    </w:p>
    <w:p w14:paraId="42E9E36D">
      <w:pPr>
        <w:pStyle w:val="6"/>
        <w:numPr>
          <w:ilvl w:val="0"/>
          <w:numId w:val="2"/>
        </w:numPr>
        <w:ind w:left="773" w:leftChars="285" w:hanging="175" w:hangingChars="73"/>
        <w:rPr>
          <w:rFonts w:hint="default"/>
          <w:lang w:val="en-US" w:eastAsia="zh-CN"/>
        </w:rPr>
      </w:pPr>
      <w:r>
        <w:rPr>
          <w:rFonts w:hint="eastAsia"/>
          <w:lang w:val="en-US" w:eastAsia="zh-CN"/>
        </w:rPr>
        <w:t>部署设计文档</w:t>
      </w:r>
    </w:p>
    <w:p w14:paraId="68EDB551">
      <w:pPr>
        <w:pStyle w:val="6"/>
        <w:numPr>
          <w:ilvl w:val="0"/>
          <w:numId w:val="2"/>
        </w:numPr>
        <w:ind w:left="773" w:leftChars="285" w:hanging="175" w:hangingChars="73"/>
        <w:rPr>
          <w:rFonts w:hint="default"/>
          <w:lang w:val="en-US" w:eastAsia="zh-CN"/>
        </w:rPr>
      </w:pPr>
      <w:r>
        <w:rPr>
          <w:rFonts w:hint="eastAsia"/>
          <w:lang w:val="en-US" w:eastAsia="zh-CN"/>
        </w:rPr>
        <w:t>接口设计文档</w:t>
      </w:r>
    </w:p>
    <w:p w14:paraId="530E3485">
      <w:pPr>
        <w:pStyle w:val="6"/>
        <w:numPr>
          <w:ilvl w:val="0"/>
          <w:numId w:val="2"/>
        </w:numPr>
        <w:ind w:left="773" w:leftChars="285" w:hanging="175" w:hangingChars="73"/>
        <w:rPr>
          <w:rFonts w:hint="default"/>
          <w:lang w:val="en-US" w:eastAsia="zh-CN"/>
        </w:rPr>
      </w:pPr>
      <w:r>
        <w:rPr>
          <w:rFonts w:hint="eastAsia"/>
          <w:lang w:val="en-US" w:eastAsia="zh-CN"/>
        </w:rPr>
        <w:t>合同模块接口</w:t>
      </w:r>
    </w:p>
    <w:p w14:paraId="376C5EAE">
      <w:pPr>
        <w:pStyle w:val="6"/>
        <w:numPr>
          <w:ilvl w:val="0"/>
          <w:numId w:val="2"/>
        </w:numPr>
        <w:ind w:left="773" w:leftChars="285" w:hanging="175" w:hangingChars="73"/>
        <w:rPr>
          <w:rFonts w:hint="default"/>
          <w:lang w:val="en-US" w:eastAsia="zh-CN"/>
        </w:rPr>
      </w:pPr>
      <w:r>
        <w:rPr>
          <w:rFonts w:hint="eastAsia"/>
          <w:lang w:val="en-US" w:eastAsia="zh-CN"/>
        </w:rPr>
        <w:t>系统配置模块接口</w:t>
      </w:r>
    </w:p>
    <w:p w14:paraId="282B3067">
      <w:pPr>
        <w:pStyle w:val="6"/>
        <w:numPr>
          <w:ilvl w:val="0"/>
          <w:numId w:val="2"/>
        </w:numPr>
        <w:ind w:left="773" w:leftChars="285" w:hanging="175" w:hangingChars="73"/>
        <w:rPr>
          <w:rFonts w:hint="default"/>
          <w:lang w:val="en-US" w:eastAsia="zh-CN"/>
        </w:rPr>
      </w:pPr>
      <w:r>
        <w:rPr>
          <w:rFonts w:hint="default"/>
          <w:lang w:val="en-US" w:eastAsia="zh-CN"/>
        </w:rPr>
        <w:t>肇新合同系统测试报告</w:t>
      </w:r>
    </w:p>
    <w:p w14:paraId="6A096875">
      <w:pPr>
        <w:pStyle w:val="6"/>
        <w:numPr>
          <w:ilvl w:val="0"/>
          <w:numId w:val="2"/>
        </w:numPr>
        <w:ind w:left="773" w:leftChars="285" w:hanging="175" w:hangingChars="73"/>
        <w:rPr>
          <w:rFonts w:hint="default"/>
          <w:lang w:val="en-US" w:eastAsia="zh-CN"/>
        </w:rPr>
      </w:pPr>
      <w:r>
        <w:rPr>
          <w:rFonts w:hint="default"/>
          <w:lang w:val="en-US" w:eastAsia="zh-CN"/>
        </w:rPr>
        <w:t>肇新合同系统测试执行报告</w:t>
      </w:r>
    </w:p>
    <w:p w14:paraId="514D2197">
      <w:pPr>
        <w:pStyle w:val="6"/>
        <w:numPr>
          <w:ilvl w:val="0"/>
          <w:numId w:val="2"/>
        </w:numPr>
        <w:ind w:left="773" w:leftChars="285" w:hanging="175" w:hangingChars="73"/>
        <w:rPr>
          <w:rFonts w:hint="default"/>
          <w:lang w:val="en-US" w:eastAsia="zh-CN"/>
        </w:rPr>
      </w:pPr>
      <w:r>
        <w:rPr>
          <w:rFonts w:hint="default"/>
          <w:lang w:val="en-US" w:eastAsia="zh-CN"/>
        </w:rPr>
        <w:t>肇新合同管理系统功能清单v1.4</w:t>
      </w:r>
    </w:p>
    <w:p w14:paraId="44BDAFA2">
      <w:pPr>
        <w:pStyle w:val="6"/>
      </w:pPr>
    </w:p>
    <w:p w14:paraId="7E3A90CC">
      <w:pPr>
        <w:pStyle w:val="6"/>
      </w:pPr>
    </w:p>
    <w:p w14:paraId="27642EE3">
      <w:pPr>
        <w:pStyle w:val="6"/>
      </w:pPr>
    </w:p>
    <w:p w14:paraId="644E8D8A">
      <w:pPr>
        <w:pStyle w:val="6"/>
        <w:snapToGrid w:val="0"/>
        <w:rPr>
          <w:rFonts w:hint="eastAsia" w:ascii="Arial" w:hAnsi="宋体" w:cs="Arial"/>
          <w:color w:val="000000" w:themeColor="text1"/>
          <w:szCs w:val="21"/>
          <w14:textFill>
            <w14:solidFill>
              <w14:schemeClr w14:val="tx1"/>
            </w14:solidFill>
          </w14:textFill>
        </w:rPr>
      </w:pPr>
      <w:r>
        <w:t>6.</w:t>
      </w:r>
      <w:r>
        <w:rPr>
          <w:rFonts w:hint="eastAsia"/>
          <w:lang w:val="en-US" w:eastAsia="zh-CN"/>
        </w:rPr>
        <w:t>3</w:t>
      </w:r>
      <w:r>
        <w:rPr>
          <w:rFonts w:hint="eastAsia"/>
        </w:rPr>
        <w:t>联系人</w:t>
      </w:r>
    </w:p>
    <w:tbl>
      <w:tblPr>
        <w:tblStyle w:val="7"/>
        <w:tblW w:w="4938" w:type="pct"/>
        <w:tblInd w:w="0" w:type="dxa"/>
        <w:tblLayout w:type="autofit"/>
        <w:tblCellMar>
          <w:top w:w="0" w:type="dxa"/>
          <w:left w:w="108" w:type="dxa"/>
          <w:bottom w:w="0" w:type="dxa"/>
          <w:right w:w="108" w:type="dxa"/>
        </w:tblCellMar>
      </w:tblPr>
      <w:tblGrid>
        <w:gridCol w:w="1071"/>
        <w:gridCol w:w="1710"/>
        <w:gridCol w:w="1427"/>
        <w:gridCol w:w="1476"/>
        <w:gridCol w:w="2732"/>
      </w:tblGrid>
      <w:tr w14:paraId="70048841">
        <w:tc>
          <w:tcPr>
            <w:tcW w:w="5000" w:type="pct"/>
            <w:gridSpan w:val="5"/>
            <w:tcBorders>
              <w:top w:val="single" w:color="auto" w:sz="4" w:space="0"/>
              <w:left w:val="single" w:color="auto" w:sz="12" w:space="0"/>
              <w:bottom w:val="single" w:color="auto" w:sz="4" w:space="0"/>
              <w:right w:val="single" w:color="auto" w:sz="12" w:space="0"/>
            </w:tcBorders>
            <w:shd w:val="clear" w:color="auto" w:fill="D9E2F3" w:themeFill="accent1" w:themeFillTint="33"/>
            <w:vAlign w:val="center"/>
          </w:tcPr>
          <w:p w14:paraId="6488D29C">
            <w:pPr>
              <w:tabs>
                <w:tab w:val="left" w:pos="5565"/>
              </w:tabs>
              <w:spacing w:line="300" w:lineRule="auto"/>
              <w:jc w:val="center"/>
              <w:rPr>
                <w:b/>
                <w:bCs/>
                <w:color w:val="000000" w:themeColor="text1"/>
                <w14:textFill>
                  <w14:solidFill>
                    <w14:schemeClr w14:val="tx1"/>
                  </w14:solidFill>
                </w14:textFill>
              </w:rPr>
            </w:pPr>
            <w:r>
              <w:rPr>
                <w:rFonts w:hint="eastAsia"/>
                <w:b/>
                <w:bCs/>
                <w:color w:val="000000" w:themeColor="text1"/>
                <w14:textFill>
                  <w14:solidFill>
                    <w14:schemeClr w14:val="tx1"/>
                  </w14:solidFill>
                </w14:textFill>
              </w:rPr>
              <w:t>乙方项目负责人</w:t>
            </w:r>
          </w:p>
        </w:tc>
      </w:tr>
      <w:tr w14:paraId="115740F8">
        <w:tblPrEx>
          <w:tblCellMar>
            <w:top w:w="0" w:type="dxa"/>
            <w:left w:w="108" w:type="dxa"/>
            <w:bottom w:w="0" w:type="dxa"/>
            <w:right w:w="108" w:type="dxa"/>
          </w:tblCellMar>
        </w:tblPrEx>
        <w:tc>
          <w:tcPr>
            <w:tcW w:w="636" w:type="pct"/>
            <w:tcBorders>
              <w:top w:val="single" w:color="auto" w:sz="4" w:space="0"/>
              <w:left w:val="single" w:color="auto" w:sz="12" w:space="0"/>
              <w:bottom w:val="single" w:color="auto" w:sz="4" w:space="0"/>
              <w:right w:val="single" w:color="auto" w:sz="4" w:space="0"/>
            </w:tcBorders>
          </w:tcPr>
          <w:p w14:paraId="78EC20CB">
            <w:pPr>
              <w:tabs>
                <w:tab w:val="left" w:pos="5565"/>
              </w:tabs>
              <w:spacing w:line="300" w:lineRule="auto"/>
              <w:jc w:val="center"/>
              <w:rPr>
                <w:color w:val="000000" w:themeColor="text1"/>
                <w14:textFill>
                  <w14:solidFill>
                    <w14:schemeClr w14:val="tx1"/>
                  </w14:solidFill>
                </w14:textFill>
              </w:rPr>
            </w:pPr>
            <w:r>
              <w:rPr>
                <w:rFonts w:hint="eastAsia"/>
                <w:color w:val="000000" w:themeColor="text1"/>
                <w14:textFill>
                  <w14:solidFill>
                    <w14:schemeClr w14:val="tx1"/>
                  </w14:solidFill>
                </w14:textFill>
              </w:rPr>
              <w:t>姓名</w:t>
            </w:r>
          </w:p>
        </w:tc>
        <w:tc>
          <w:tcPr>
            <w:tcW w:w="1016" w:type="pct"/>
            <w:tcBorders>
              <w:top w:val="single" w:color="auto" w:sz="4" w:space="0"/>
              <w:left w:val="single" w:color="auto" w:sz="4" w:space="0"/>
              <w:bottom w:val="single" w:color="auto" w:sz="4" w:space="0"/>
              <w:right w:val="single" w:color="auto" w:sz="4" w:space="0"/>
            </w:tcBorders>
            <w:vAlign w:val="center"/>
          </w:tcPr>
          <w:p w14:paraId="15B2FD44">
            <w:pPr>
              <w:tabs>
                <w:tab w:val="left" w:pos="5565"/>
              </w:tabs>
              <w:spacing w:line="300" w:lineRule="auto"/>
              <w:jc w:val="center"/>
              <w:rPr>
                <w:color w:val="000000" w:themeColor="text1"/>
                <w14:textFill>
                  <w14:solidFill>
                    <w14:schemeClr w14:val="tx1"/>
                  </w14:solidFill>
                </w14:textFill>
              </w:rPr>
            </w:pPr>
            <w:r>
              <w:rPr>
                <w:rFonts w:hint="eastAsia"/>
                <w:color w:val="000000" w:themeColor="text1"/>
                <w14:textFill>
                  <w14:solidFill>
                    <w14:schemeClr w14:val="tx1"/>
                  </w14:solidFill>
                </w14:textFill>
              </w:rPr>
              <w:t>职责</w:t>
            </w:r>
          </w:p>
        </w:tc>
        <w:tc>
          <w:tcPr>
            <w:tcW w:w="848" w:type="pct"/>
            <w:tcBorders>
              <w:top w:val="single" w:color="auto" w:sz="4" w:space="0"/>
              <w:left w:val="single" w:color="auto" w:sz="4" w:space="0"/>
              <w:right w:val="single" w:color="auto" w:sz="4" w:space="0"/>
            </w:tcBorders>
            <w:vAlign w:val="center"/>
          </w:tcPr>
          <w:p w14:paraId="0EAAD460">
            <w:pPr>
              <w:tabs>
                <w:tab w:val="left" w:pos="5565"/>
              </w:tabs>
              <w:spacing w:line="300" w:lineRule="auto"/>
              <w:jc w:val="center"/>
              <w:rPr>
                <w:color w:val="000000" w:themeColor="text1"/>
                <w14:textFill>
                  <w14:solidFill>
                    <w14:schemeClr w14:val="tx1"/>
                  </w14:solidFill>
                </w14:textFill>
              </w:rPr>
            </w:pPr>
            <w:r>
              <w:rPr>
                <w:rFonts w:hint="eastAsia"/>
                <w:color w:val="000000" w:themeColor="text1"/>
                <w14:textFill>
                  <w14:solidFill>
                    <w14:schemeClr w14:val="tx1"/>
                  </w14:solidFill>
                </w14:textFill>
              </w:rPr>
              <w:t>部门</w:t>
            </w:r>
          </w:p>
        </w:tc>
        <w:tc>
          <w:tcPr>
            <w:tcW w:w="877" w:type="pct"/>
            <w:tcBorders>
              <w:top w:val="single" w:color="auto" w:sz="4" w:space="0"/>
              <w:left w:val="single" w:color="auto" w:sz="4" w:space="0"/>
              <w:right w:val="single" w:color="auto" w:sz="4" w:space="0"/>
            </w:tcBorders>
            <w:vAlign w:val="center"/>
          </w:tcPr>
          <w:p w14:paraId="4AA222F8">
            <w:pPr>
              <w:tabs>
                <w:tab w:val="left" w:pos="5565"/>
              </w:tabs>
              <w:spacing w:line="300" w:lineRule="auto"/>
              <w:jc w:val="center"/>
              <w:rPr>
                <w:color w:val="000000" w:themeColor="text1"/>
                <w14:textFill>
                  <w14:solidFill>
                    <w14:schemeClr w14:val="tx1"/>
                  </w14:solidFill>
                </w14:textFill>
              </w:rPr>
            </w:pPr>
            <w:r>
              <w:rPr>
                <w:rFonts w:hint="eastAsia"/>
                <w:color w:val="000000" w:themeColor="text1"/>
                <w14:textFill>
                  <w14:solidFill>
                    <w14:schemeClr w14:val="tx1"/>
                  </w14:solidFill>
                </w14:textFill>
              </w:rPr>
              <w:t>电话</w:t>
            </w:r>
          </w:p>
        </w:tc>
        <w:tc>
          <w:tcPr>
            <w:tcW w:w="1622" w:type="pct"/>
            <w:tcBorders>
              <w:top w:val="single" w:color="auto" w:sz="4" w:space="0"/>
              <w:left w:val="single" w:color="auto" w:sz="4" w:space="0"/>
              <w:right w:val="single" w:color="auto" w:sz="12" w:space="0"/>
            </w:tcBorders>
            <w:vAlign w:val="center"/>
          </w:tcPr>
          <w:p w14:paraId="4924517F">
            <w:pPr>
              <w:tabs>
                <w:tab w:val="left" w:pos="5565"/>
              </w:tabs>
              <w:spacing w:line="300" w:lineRule="auto"/>
              <w:ind w:left="-1191" w:leftChars="-567" w:firstLine="1190" w:firstLineChars="567"/>
              <w:jc w:val="center"/>
              <w:rPr>
                <w:color w:val="000000" w:themeColor="text1"/>
                <w14:textFill>
                  <w14:solidFill>
                    <w14:schemeClr w14:val="tx1"/>
                  </w14:solidFill>
                </w14:textFill>
              </w:rPr>
            </w:pPr>
            <w:r>
              <w:rPr>
                <w:rFonts w:hint="eastAsia"/>
                <w:color w:val="000000" w:themeColor="text1"/>
                <w14:textFill>
                  <w14:solidFill>
                    <w14:schemeClr w14:val="tx1"/>
                  </w14:solidFill>
                </w14:textFill>
              </w:rPr>
              <w:t>电子邮件</w:t>
            </w:r>
          </w:p>
        </w:tc>
      </w:tr>
      <w:tr w14:paraId="253E81C7">
        <w:tblPrEx>
          <w:tblCellMar>
            <w:top w:w="0" w:type="dxa"/>
            <w:left w:w="108" w:type="dxa"/>
            <w:bottom w:w="0" w:type="dxa"/>
            <w:right w:w="108" w:type="dxa"/>
          </w:tblCellMar>
        </w:tblPrEx>
        <w:tc>
          <w:tcPr>
            <w:tcW w:w="636" w:type="pct"/>
            <w:tcBorders>
              <w:top w:val="single" w:color="auto" w:sz="4" w:space="0"/>
              <w:left w:val="single" w:color="auto" w:sz="12" w:space="0"/>
              <w:bottom w:val="single" w:color="auto" w:sz="12" w:space="0"/>
              <w:right w:val="single" w:color="auto" w:sz="4" w:space="0"/>
            </w:tcBorders>
            <w:vAlign w:val="center"/>
          </w:tcPr>
          <w:p w14:paraId="5B6416AD">
            <w:pPr>
              <w:tabs>
                <w:tab w:val="left" w:pos="5565"/>
              </w:tabs>
              <w:spacing w:line="300" w:lineRule="auto"/>
              <w:jc w:val="left"/>
              <w:rPr>
                <w:rFonts w:hint="eastAsia" w:ascii="等线" w:hAnsi="等线" w:eastAsia="等线"/>
                <w:color w:val="000000"/>
                <w:sz w:val="22"/>
              </w:rPr>
            </w:pPr>
            <w:r>
              <w:rPr>
                <w:rFonts w:hint="eastAsia"/>
                <w:color w:val="000000"/>
                <w:sz w:val="22"/>
              </w:rPr>
              <w:t>范慧斌</w:t>
            </w:r>
          </w:p>
        </w:tc>
        <w:tc>
          <w:tcPr>
            <w:tcW w:w="1016" w:type="pct"/>
            <w:tcBorders>
              <w:top w:val="single" w:color="auto" w:sz="4" w:space="0"/>
              <w:left w:val="single" w:color="auto" w:sz="4" w:space="0"/>
              <w:bottom w:val="single" w:color="auto" w:sz="12" w:space="0"/>
              <w:right w:val="single" w:color="auto" w:sz="4" w:space="0"/>
            </w:tcBorders>
            <w:vAlign w:val="center"/>
          </w:tcPr>
          <w:p w14:paraId="29C6C79C">
            <w:pPr>
              <w:tabs>
                <w:tab w:val="left" w:pos="5565"/>
              </w:tabs>
              <w:spacing w:line="300" w:lineRule="auto"/>
              <w:jc w:val="center"/>
              <w:rPr>
                <w:color w:val="000000" w:themeColor="text1"/>
                <w14:textFill>
                  <w14:solidFill>
                    <w14:schemeClr w14:val="tx1"/>
                  </w14:solidFill>
                </w14:textFill>
              </w:rPr>
            </w:pPr>
            <w:r>
              <w:rPr>
                <w:rFonts w:hint="eastAsia"/>
                <w:color w:val="000000" w:themeColor="text1"/>
                <w14:textFill>
                  <w14:solidFill>
                    <w14:schemeClr w14:val="tx1"/>
                  </w14:solidFill>
                </w14:textFill>
              </w:rPr>
              <w:t>经理</w:t>
            </w:r>
          </w:p>
        </w:tc>
        <w:tc>
          <w:tcPr>
            <w:tcW w:w="848" w:type="pct"/>
            <w:tcBorders>
              <w:top w:val="single" w:color="auto" w:sz="4" w:space="0"/>
              <w:left w:val="single" w:color="auto" w:sz="4" w:space="0"/>
              <w:bottom w:val="single" w:color="auto" w:sz="12" w:space="0"/>
              <w:right w:val="single" w:color="auto" w:sz="4" w:space="0"/>
            </w:tcBorders>
            <w:vAlign w:val="center"/>
          </w:tcPr>
          <w:p w14:paraId="49E48091">
            <w:pPr>
              <w:pStyle w:val="17"/>
              <w:tabs>
                <w:tab w:val="left" w:pos="5565"/>
              </w:tabs>
              <w:spacing w:line="300" w:lineRule="auto"/>
              <w:jc w:val="center"/>
              <w:rPr>
                <w:rFonts w:hint="eastAsia" w:asciiTheme="minorHAnsi" w:hAnsiTheme="minorHAnsi" w:eastAsiaTheme="minorEastAsia" w:cstheme="minorBidi"/>
                <w:color w:val="000000" w:themeColor="text1"/>
                <w:kern w:val="2"/>
                <w:sz w:val="21"/>
                <w:szCs w:val="22"/>
                <w14:textFill>
                  <w14:solidFill>
                    <w14:schemeClr w14:val="tx1"/>
                  </w14:solidFill>
                </w14:textFill>
              </w:rPr>
            </w:pPr>
            <w:r>
              <w:rPr>
                <w:rFonts w:hint="eastAsia" w:asciiTheme="minorHAnsi" w:hAnsiTheme="minorHAnsi" w:eastAsiaTheme="minorEastAsia" w:cstheme="minorBidi"/>
                <w:color w:val="000000" w:themeColor="text1"/>
                <w:kern w:val="2"/>
                <w:sz w:val="21"/>
                <w:szCs w:val="22"/>
                <w14:textFill>
                  <w14:solidFill>
                    <w14:schemeClr w14:val="tx1"/>
                  </w14:solidFill>
                </w14:textFill>
              </w:rPr>
              <w:t>研发部</w:t>
            </w:r>
          </w:p>
        </w:tc>
        <w:tc>
          <w:tcPr>
            <w:tcW w:w="877" w:type="pct"/>
            <w:tcBorders>
              <w:top w:val="single" w:color="auto" w:sz="4" w:space="0"/>
              <w:left w:val="single" w:color="auto" w:sz="4" w:space="0"/>
              <w:bottom w:val="single" w:color="auto" w:sz="12" w:space="0"/>
              <w:right w:val="single" w:color="auto" w:sz="4" w:space="0"/>
            </w:tcBorders>
            <w:vAlign w:val="center"/>
          </w:tcPr>
          <w:p w14:paraId="5E250CCC">
            <w:pPr>
              <w:widowControl/>
              <w:spacing w:line="300" w:lineRule="auto"/>
              <w:jc w:val="left"/>
              <w:rPr>
                <w:rFonts w:hint="eastAsia" w:asciiTheme="minorEastAsia" w:hAnsiTheme="minorEastAsia"/>
                <w:color w:val="000000" w:themeColor="text1"/>
                <w14:textFill>
                  <w14:solidFill>
                    <w14:schemeClr w14:val="tx1"/>
                  </w14:solidFill>
                </w14:textFill>
              </w:rPr>
            </w:pPr>
            <w:r>
              <w:rPr>
                <w:rFonts w:asciiTheme="minorEastAsia" w:hAnsiTheme="minorEastAsia"/>
                <w:color w:val="000000" w:themeColor="text1"/>
                <w14:textFill>
                  <w14:solidFill>
                    <w14:schemeClr w14:val="tx1"/>
                  </w14:solidFill>
                </w14:textFill>
              </w:rPr>
              <w:t>13671354640</w:t>
            </w:r>
          </w:p>
        </w:tc>
        <w:tc>
          <w:tcPr>
            <w:tcW w:w="1622" w:type="pct"/>
            <w:tcBorders>
              <w:top w:val="single" w:color="auto" w:sz="4" w:space="0"/>
              <w:left w:val="single" w:color="auto" w:sz="4" w:space="0"/>
              <w:bottom w:val="single" w:color="auto" w:sz="12" w:space="0"/>
              <w:right w:val="single" w:color="auto" w:sz="12" w:space="0"/>
            </w:tcBorders>
            <w:vAlign w:val="center"/>
          </w:tcPr>
          <w:p w14:paraId="4E68CAF2">
            <w:pPr>
              <w:widowControl/>
              <w:spacing w:line="300" w:lineRule="auto"/>
              <w:jc w:val="left"/>
              <w:rPr>
                <w:rFonts w:hint="eastAsia" w:asciiTheme="minorEastAsia" w:hAnsiTheme="minorEastAsia"/>
                <w:color w:val="000000" w:themeColor="text1"/>
                <w14:textFill>
                  <w14:solidFill>
                    <w14:schemeClr w14:val="tx1"/>
                  </w14:solidFill>
                </w14:textFill>
              </w:rPr>
            </w:pPr>
            <w:r>
              <w:rPr>
                <w:rFonts w:asciiTheme="minorEastAsia" w:hAnsiTheme="minorEastAsia"/>
                <w:color w:val="000000" w:themeColor="text1"/>
                <w14:textFill>
                  <w14:solidFill>
                    <w14:schemeClr w14:val="tx1"/>
                  </w14:solidFill>
                </w14:textFill>
              </w:rPr>
              <w:t>f</w:t>
            </w:r>
            <w:r>
              <w:rPr>
                <w:rFonts w:hint="eastAsia" w:asciiTheme="minorEastAsia" w:hAnsiTheme="minorEastAsia"/>
                <w:color w:val="000000" w:themeColor="text1"/>
                <w14:textFill>
                  <w14:solidFill>
                    <w14:schemeClr w14:val="tx1"/>
                  </w14:solidFill>
                </w14:textFill>
              </w:rPr>
              <w:t>anhuibin</w:t>
            </w:r>
            <w:r>
              <w:rPr>
                <w:rFonts w:asciiTheme="minorEastAsia" w:hAnsiTheme="minorEastAsia"/>
                <w:color w:val="000000" w:themeColor="text1"/>
                <w14:textFill>
                  <w14:solidFill>
                    <w14:schemeClr w14:val="tx1"/>
                  </w14:solidFill>
                </w14:textFill>
              </w:rPr>
              <w:t>@zhaoxinms.com</w:t>
            </w:r>
          </w:p>
        </w:tc>
      </w:tr>
    </w:tbl>
    <w:p w14:paraId="6A057D4B">
      <w:pPr>
        <w:pStyle w:val="6"/>
        <w:rPr>
          <w:rFonts w:hint="eastAsia"/>
        </w:rPr>
      </w:pPr>
    </w:p>
    <w:p w14:paraId="6FA48374">
      <w:pPr>
        <w:pStyle w:val="2"/>
        <w:spacing w:line="300" w:lineRule="auto"/>
        <w:rPr>
          <w:rFonts w:hint="eastAsia" w:ascii="宋体" w:hAnsi="宋体" w:eastAsia="宋体" w:cs="宋体"/>
          <w:sz w:val="28"/>
          <w:szCs w:val="28"/>
        </w:rPr>
      </w:pPr>
      <w:r>
        <w:rPr>
          <w:rFonts w:hint="eastAsia" w:ascii="宋体" w:hAnsi="宋体" w:eastAsia="宋体" w:cs="宋体"/>
          <w:sz w:val="28"/>
          <w:szCs w:val="28"/>
        </w:rPr>
        <w:t>七、费用及支付</w:t>
      </w:r>
    </w:p>
    <w:p w14:paraId="1553F7D9">
      <w:pPr>
        <w:pStyle w:val="6"/>
        <w:rPr>
          <w:rFonts w:hint="eastAsia"/>
        </w:rPr>
      </w:pPr>
      <w:r>
        <w:t>7</w:t>
      </w:r>
      <w:r>
        <w:rPr>
          <w:rFonts w:hint="eastAsia"/>
        </w:rPr>
        <w:t>.1本合同相关产品及服务价格明细如下：</w:t>
      </w:r>
    </w:p>
    <w:tbl>
      <w:tblPr>
        <w:tblStyle w:val="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704"/>
        <w:gridCol w:w="2415"/>
        <w:gridCol w:w="709"/>
        <w:gridCol w:w="1554"/>
        <w:gridCol w:w="850"/>
        <w:gridCol w:w="1706"/>
      </w:tblGrid>
      <w:tr w14:paraId="65A107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55" w:hRule="atLeast"/>
          <w:jc w:val="center"/>
        </w:trPr>
        <w:tc>
          <w:tcPr>
            <w:tcW w:w="704" w:type="dxa"/>
            <w:shd w:val="clear" w:color="auto" w:fill="auto"/>
            <w:vAlign w:val="center"/>
          </w:tcPr>
          <w:p w14:paraId="5157F94D">
            <w:pPr>
              <w:widowControl/>
              <w:spacing w:line="300" w:lineRule="auto"/>
              <w:jc w:val="center"/>
              <w:textAlignment w:val="top"/>
              <w:rPr>
                <w:rFonts w:hint="eastAsia" w:ascii="宋体" w:hAnsi="宋体" w:cs="宋体"/>
                <w:b/>
                <w:bCs/>
                <w:color w:val="393939"/>
                <w:kern w:val="0"/>
                <w:szCs w:val="21"/>
                <w:lang w:bidi="ar"/>
              </w:rPr>
            </w:pPr>
            <w:r>
              <w:rPr>
                <w:rFonts w:hint="eastAsia" w:ascii="宋体" w:hAnsi="宋体" w:cs="宋体"/>
                <w:b/>
                <w:bCs/>
                <w:color w:val="393939"/>
                <w:kern w:val="0"/>
                <w:szCs w:val="21"/>
                <w:lang w:bidi="ar"/>
              </w:rPr>
              <w:t>序号</w:t>
            </w:r>
          </w:p>
        </w:tc>
        <w:tc>
          <w:tcPr>
            <w:tcW w:w="2415" w:type="dxa"/>
            <w:shd w:val="clear" w:color="auto" w:fill="auto"/>
            <w:vAlign w:val="center"/>
          </w:tcPr>
          <w:p w14:paraId="3703E507">
            <w:pPr>
              <w:widowControl/>
              <w:spacing w:line="300" w:lineRule="auto"/>
              <w:jc w:val="center"/>
              <w:textAlignment w:val="top"/>
              <w:rPr>
                <w:rFonts w:hint="eastAsia" w:ascii="宋体" w:hAnsi="宋体" w:cs="宋体"/>
                <w:b/>
                <w:bCs/>
                <w:color w:val="393939"/>
                <w:kern w:val="0"/>
                <w:szCs w:val="21"/>
                <w:lang w:bidi="ar"/>
              </w:rPr>
            </w:pPr>
            <w:r>
              <w:rPr>
                <w:rFonts w:hint="eastAsia" w:ascii="宋体" w:hAnsi="宋体" w:cs="宋体"/>
                <w:b/>
                <w:bCs/>
                <w:color w:val="393939"/>
                <w:kern w:val="0"/>
                <w:szCs w:val="21"/>
                <w:lang w:bidi="ar"/>
              </w:rPr>
              <w:t>产品/服务</w:t>
            </w:r>
          </w:p>
        </w:tc>
        <w:tc>
          <w:tcPr>
            <w:tcW w:w="709" w:type="dxa"/>
            <w:shd w:val="clear" w:color="auto" w:fill="auto"/>
            <w:vAlign w:val="center"/>
          </w:tcPr>
          <w:p w14:paraId="2B760028">
            <w:pPr>
              <w:widowControl/>
              <w:spacing w:line="300" w:lineRule="auto"/>
              <w:jc w:val="center"/>
              <w:textAlignment w:val="top"/>
              <w:rPr>
                <w:rFonts w:hint="eastAsia" w:ascii="宋体" w:hAnsi="宋体" w:cs="宋体"/>
                <w:b/>
                <w:bCs/>
                <w:color w:val="393939"/>
                <w:kern w:val="0"/>
                <w:szCs w:val="21"/>
                <w:lang w:bidi="ar"/>
              </w:rPr>
            </w:pPr>
            <w:r>
              <w:rPr>
                <w:rFonts w:hint="eastAsia" w:ascii="宋体" w:hAnsi="宋体" w:cs="宋体"/>
                <w:b/>
                <w:bCs/>
                <w:color w:val="393939"/>
                <w:kern w:val="0"/>
                <w:szCs w:val="21"/>
                <w:lang w:bidi="ar"/>
              </w:rPr>
              <w:t>数量</w:t>
            </w:r>
          </w:p>
        </w:tc>
        <w:tc>
          <w:tcPr>
            <w:tcW w:w="1554" w:type="dxa"/>
            <w:shd w:val="clear" w:color="auto" w:fill="auto"/>
            <w:vAlign w:val="center"/>
          </w:tcPr>
          <w:p w14:paraId="68F0C45D">
            <w:pPr>
              <w:widowControl/>
              <w:spacing w:line="300" w:lineRule="auto"/>
              <w:jc w:val="center"/>
              <w:textAlignment w:val="top"/>
              <w:rPr>
                <w:rFonts w:hint="eastAsia" w:ascii="宋体" w:hAnsi="宋体" w:cs="宋体"/>
                <w:b/>
                <w:bCs/>
                <w:color w:val="393939"/>
                <w:kern w:val="0"/>
                <w:szCs w:val="21"/>
                <w:lang w:bidi="ar"/>
              </w:rPr>
            </w:pPr>
            <w:r>
              <w:rPr>
                <w:rFonts w:hint="eastAsia" w:ascii="宋体" w:hAnsi="宋体" w:cs="宋体"/>
                <w:b/>
                <w:bCs/>
                <w:color w:val="393939"/>
                <w:kern w:val="0"/>
                <w:szCs w:val="21"/>
                <w:lang w:bidi="ar"/>
              </w:rPr>
              <w:t>单价（人民币/元）</w:t>
            </w:r>
          </w:p>
        </w:tc>
        <w:tc>
          <w:tcPr>
            <w:tcW w:w="850" w:type="dxa"/>
            <w:shd w:val="clear" w:color="auto" w:fill="auto"/>
            <w:vAlign w:val="center"/>
          </w:tcPr>
          <w:p w14:paraId="77AA08B6">
            <w:pPr>
              <w:widowControl/>
              <w:spacing w:line="300" w:lineRule="auto"/>
              <w:jc w:val="center"/>
              <w:textAlignment w:val="top"/>
              <w:rPr>
                <w:rFonts w:hint="eastAsia" w:ascii="宋体" w:hAnsi="宋体" w:cs="宋体"/>
                <w:b/>
                <w:bCs/>
                <w:color w:val="393939"/>
                <w:kern w:val="0"/>
                <w:szCs w:val="21"/>
                <w:lang w:bidi="ar"/>
              </w:rPr>
            </w:pPr>
            <w:r>
              <w:rPr>
                <w:rFonts w:hint="eastAsia" w:ascii="宋体" w:hAnsi="宋体" w:cs="宋体"/>
                <w:b/>
                <w:bCs/>
                <w:color w:val="393939"/>
                <w:kern w:val="0"/>
                <w:szCs w:val="21"/>
                <w:lang w:bidi="ar"/>
              </w:rPr>
              <w:t>单位</w:t>
            </w:r>
          </w:p>
        </w:tc>
        <w:tc>
          <w:tcPr>
            <w:tcW w:w="1706" w:type="dxa"/>
            <w:shd w:val="clear" w:color="auto" w:fill="auto"/>
            <w:vAlign w:val="center"/>
          </w:tcPr>
          <w:p w14:paraId="511D21A8">
            <w:pPr>
              <w:widowControl/>
              <w:spacing w:line="300" w:lineRule="auto"/>
              <w:jc w:val="center"/>
              <w:textAlignment w:val="top"/>
              <w:rPr>
                <w:rFonts w:hint="eastAsia" w:ascii="宋体" w:hAnsi="宋体" w:cs="宋体"/>
                <w:b/>
                <w:bCs/>
                <w:color w:val="393939"/>
                <w:kern w:val="0"/>
                <w:szCs w:val="21"/>
                <w:lang w:bidi="ar"/>
              </w:rPr>
            </w:pPr>
            <w:r>
              <w:rPr>
                <w:rFonts w:hint="eastAsia" w:ascii="宋体" w:hAnsi="宋体" w:cs="宋体"/>
                <w:b/>
                <w:bCs/>
                <w:color w:val="393939"/>
                <w:kern w:val="0"/>
                <w:szCs w:val="21"/>
                <w:lang w:bidi="ar"/>
              </w:rPr>
              <w:t>总价（人民币/元）</w:t>
            </w:r>
          </w:p>
        </w:tc>
      </w:tr>
      <w:tr w14:paraId="23B4E3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704" w:type="dxa"/>
            <w:shd w:val="clear" w:color="auto" w:fill="auto"/>
            <w:vAlign w:val="center"/>
          </w:tcPr>
          <w:p w14:paraId="6DA84D79">
            <w:pPr>
              <w:widowControl/>
              <w:spacing w:line="300" w:lineRule="auto"/>
              <w:jc w:val="center"/>
              <w:textAlignment w:val="top"/>
              <w:rPr>
                <w:rFonts w:hint="eastAsia" w:ascii="宋体" w:hAnsi="宋体" w:cs="宋体"/>
                <w:color w:val="393939"/>
                <w:kern w:val="0"/>
                <w:szCs w:val="21"/>
                <w:lang w:bidi="ar"/>
              </w:rPr>
            </w:pPr>
            <w:r>
              <w:rPr>
                <w:rFonts w:hint="eastAsia" w:ascii="宋体" w:hAnsi="宋体" w:cs="宋体"/>
                <w:b/>
                <w:bCs/>
                <w:color w:val="393939"/>
                <w:kern w:val="0"/>
                <w:szCs w:val="21"/>
                <w:lang w:bidi="ar"/>
              </w:rPr>
              <w:t>1</w:t>
            </w:r>
          </w:p>
        </w:tc>
        <w:tc>
          <w:tcPr>
            <w:tcW w:w="2415" w:type="dxa"/>
            <w:shd w:val="clear" w:color="auto" w:fill="auto"/>
            <w:vAlign w:val="center"/>
          </w:tcPr>
          <w:p w14:paraId="6CB114B7">
            <w:pPr>
              <w:widowControl/>
              <w:spacing w:line="300" w:lineRule="auto"/>
              <w:jc w:val="left"/>
              <w:textAlignment w:val="top"/>
              <w:rPr>
                <w:rFonts w:hint="eastAsia" w:ascii="宋体" w:hAnsi="宋体" w:cs="宋体"/>
                <w:color w:val="393939"/>
                <w:kern w:val="0"/>
                <w:szCs w:val="21"/>
                <w:lang w:bidi="ar"/>
              </w:rPr>
            </w:pPr>
            <w:r>
              <w:rPr>
                <w:rFonts w:hint="eastAsia" w:ascii="宋体" w:hAnsi="宋体" w:cs="宋体"/>
                <w:color w:val="393939"/>
                <w:kern w:val="0"/>
                <w:szCs w:val="21"/>
                <w:lang w:bidi="ar"/>
              </w:rPr>
              <w:t>肇新合同管理系统v1.4</w:t>
            </w:r>
          </w:p>
        </w:tc>
        <w:tc>
          <w:tcPr>
            <w:tcW w:w="709" w:type="dxa"/>
            <w:shd w:val="clear" w:color="auto" w:fill="auto"/>
            <w:vAlign w:val="center"/>
          </w:tcPr>
          <w:p w14:paraId="607490C3">
            <w:pPr>
              <w:widowControl/>
              <w:spacing w:line="300" w:lineRule="auto"/>
              <w:jc w:val="center"/>
              <w:textAlignment w:val="top"/>
              <w:rPr>
                <w:rFonts w:hint="eastAsia" w:ascii="宋体" w:hAnsi="宋体" w:cs="宋体"/>
                <w:color w:val="393939"/>
                <w:kern w:val="0"/>
                <w:szCs w:val="21"/>
                <w:lang w:bidi="ar"/>
              </w:rPr>
            </w:pPr>
            <w:r>
              <w:rPr>
                <w:rFonts w:hint="eastAsia" w:ascii="宋体" w:hAnsi="宋体" w:cs="宋体"/>
                <w:color w:val="393939"/>
                <w:kern w:val="0"/>
                <w:szCs w:val="21"/>
                <w:lang w:bidi="ar"/>
              </w:rPr>
              <w:t>1</w:t>
            </w:r>
          </w:p>
        </w:tc>
        <w:tc>
          <w:tcPr>
            <w:tcW w:w="1554" w:type="dxa"/>
            <w:shd w:val="clear" w:color="auto" w:fill="auto"/>
            <w:vAlign w:val="center"/>
          </w:tcPr>
          <w:p w14:paraId="72E27269">
            <w:pPr>
              <w:widowControl/>
              <w:spacing w:line="300" w:lineRule="auto"/>
              <w:jc w:val="center"/>
              <w:textAlignment w:val="top"/>
              <w:rPr>
                <w:rFonts w:hint="default" w:ascii="宋体" w:hAnsi="宋体" w:eastAsia="宋体" w:cs="宋体"/>
                <w:color w:val="393939"/>
                <w:kern w:val="0"/>
                <w:szCs w:val="21"/>
                <w:lang w:val="en-US" w:eastAsia="zh-CN" w:bidi="ar"/>
              </w:rPr>
            </w:pPr>
            <w:r>
              <w:rPr>
                <w:rFonts w:hint="eastAsia" w:ascii="宋体" w:hAnsi="宋体" w:cs="宋体"/>
                <w:color w:val="393939"/>
                <w:kern w:val="0"/>
                <w:szCs w:val="21"/>
                <w:lang w:val="en-US" w:eastAsia="zh-CN" w:bidi="ar"/>
              </w:rPr>
              <w:t>58000</w:t>
            </w:r>
          </w:p>
        </w:tc>
        <w:tc>
          <w:tcPr>
            <w:tcW w:w="850" w:type="dxa"/>
            <w:shd w:val="clear" w:color="auto" w:fill="auto"/>
            <w:vAlign w:val="center"/>
          </w:tcPr>
          <w:p w14:paraId="744C23B9">
            <w:pPr>
              <w:widowControl/>
              <w:spacing w:line="300" w:lineRule="auto"/>
              <w:jc w:val="center"/>
              <w:textAlignment w:val="top"/>
              <w:rPr>
                <w:rFonts w:hint="eastAsia" w:ascii="宋体" w:hAnsi="宋体" w:cs="宋体"/>
                <w:color w:val="393939"/>
                <w:kern w:val="0"/>
                <w:szCs w:val="21"/>
                <w:lang w:bidi="ar"/>
              </w:rPr>
            </w:pPr>
            <w:r>
              <w:rPr>
                <w:rFonts w:hint="eastAsia" w:ascii="宋体" w:hAnsi="宋体" w:cs="宋体"/>
                <w:color w:val="393939"/>
                <w:kern w:val="0"/>
                <w:szCs w:val="21"/>
                <w:lang w:bidi="ar"/>
              </w:rPr>
              <w:t>套</w:t>
            </w:r>
          </w:p>
        </w:tc>
        <w:tc>
          <w:tcPr>
            <w:tcW w:w="1706" w:type="dxa"/>
            <w:shd w:val="clear" w:color="auto" w:fill="auto"/>
            <w:vAlign w:val="center"/>
          </w:tcPr>
          <w:p w14:paraId="28035A88">
            <w:pPr>
              <w:widowControl/>
              <w:spacing w:line="300" w:lineRule="auto"/>
              <w:jc w:val="center"/>
              <w:textAlignment w:val="top"/>
              <w:rPr>
                <w:rFonts w:hint="eastAsia" w:ascii="宋体" w:hAnsi="宋体" w:cs="宋体"/>
                <w:color w:val="393939"/>
                <w:kern w:val="0"/>
                <w:szCs w:val="21"/>
                <w:lang w:bidi="ar"/>
              </w:rPr>
            </w:pPr>
            <w:r>
              <w:rPr>
                <w:rFonts w:hint="eastAsia" w:ascii="宋体" w:hAnsi="宋体" w:cs="宋体"/>
                <w:color w:val="393939"/>
                <w:kern w:val="0"/>
                <w:szCs w:val="21"/>
                <w:lang w:val="en-US" w:eastAsia="zh-CN" w:bidi="ar"/>
              </w:rPr>
              <w:t>58000</w:t>
            </w:r>
            <w:r>
              <w:rPr>
                <w:rFonts w:hint="eastAsia" w:ascii="宋体" w:hAnsi="宋体" w:cs="宋体"/>
                <w:color w:val="393939"/>
                <w:kern w:val="0"/>
                <w:szCs w:val="21"/>
                <w:lang w:bidi="ar"/>
              </w:rPr>
              <w:t>.00</w:t>
            </w:r>
          </w:p>
        </w:tc>
      </w:tr>
      <w:tr w14:paraId="5D776A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3119" w:type="dxa"/>
            <w:gridSpan w:val="2"/>
            <w:shd w:val="clear" w:color="auto" w:fill="auto"/>
            <w:vAlign w:val="center"/>
          </w:tcPr>
          <w:p w14:paraId="2F21E7B9">
            <w:pPr>
              <w:widowControl/>
              <w:spacing w:line="300" w:lineRule="auto"/>
              <w:jc w:val="left"/>
              <w:textAlignment w:val="top"/>
              <w:rPr>
                <w:rFonts w:hint="eastAsia" w:ascii="宋体" w:hAnsi="宋体" w:cs="宋体"/>
                <w:b/>
                <w:color w:val="393939"/>
                <w:kern w:val="0"/>
                <w:szCs w:val="21"/>
                <w:lang w:bidi="ar"/>
              </w:rPr>
            </w:pPr>
            <w:r>
              <w:rPr>
                <w:rFonts w:hint="eastAsia" w:ascii="宋体" w:hAnsi="宋体" w:cs="宋体"/>
                <w:b/>
                <w:color w:val="393939"/>
                <w:kern w:val="0"/>
                <w:szCs w:val="21"/>
                <w:lang w:bidi="ar"/>
              </w:rPr>
              <w:t>金额合计（含税价，元）</w:t>
            </w:r>
          </w:p>
        </w:tc>
        <w:tc>
          <w:tcPr>
            <w:tcW w:w="4819" w:type="dxa"/>
            <w:gridSpan w:val="4"/>
            <w:shd w:val="clear" w:color="auto" w:fill="auto"/>
            <w:vAlign w:val="center"/>
          </w:tcPr>
          <w:p w14:paraId="42C367F1">
            <w:pPr>
              <w:widowControl/>
              <w:spacing w:line="300" w:lineRule="auto"/>
              <w:jc w:val="center"/>
              <w:textAlignment w:val="top"/>
              <w:rPr>
                <w:rFonts w:hint="eastAsia" w:ascii="宋体" w:hAnsi="宋体" w:cs="宋体"/>
                <w:b/>
                <w:kern w:val="0"/>
                <w:szCs w:val="21"/>
                <w:lang w:bidi="ar"/>
              </w:rPr>
            </w:pPr>
            <w:r>
              <w:rPr>
                <w:rFonts w:hint="eastAsia" w:ascii="宋体" w:hAnsi="宋体" w:cs="宋体"/>
                <w:b/>
                <w:kern w:val="0"/>
                <w:szCs w:val="21"/>
                <w:lang w:val="en-US" w:eastAsia="zh-CN" w:bidi="ar"/>
              </w:rPr>
              <w:t>58000</w:t>
            </w:r>
            <w:r>
              <w:rPr>
                <w:rFonts w:ascii="宋体" w:hAnsi="宋体" w:cs="宋体"/>
                <w:b/>
                <w:kern w:val="0"/>
                <w:szCs w:val="21"/>
                <w:lang w:bidi="ar"/>
              </w:rPr>
              <w:t>.00</w:t>
            </w:r>
          </w:p>
        </w:tc>
      </w:tr>
    </w:tbl>
    <w:p w14:paraId="49315A8D">
      <w:pPr>
        <w:spacing w:line="300" w:lineRule="auto"/>
        <w:rPr>
          <w:rFonts w:hint="eastAsia" w:ascii="宋体" w:hAnsi="宋体" w:cs="宋体"/>
          <w:szCs w:val="21"/>
        </w:rPr>
      </w:pPr>
    </w:p>
    <w:p w14:paraId="056BA606">
      <w:pPr>
        <w:pStyle w:val="14"/>
        <w:snapToGrid w:val="0"/>
        <w:spacing w:line="300" w:lineRule="auto"/>
        <w:ind w:left="448" w:firstLine="480"/>
        <w:rPr>
          <w:rFonts w:hint="eastAsia" w:ascii="宋体" w:hAnsi="宋体" w:cs="宋体"/>
          <w:color w:val="000000"/>
          <w:sz w:val="24"/>
        </w:rPr>
      </w:pPr>
      <w:r>
        <w:rPr>
          <w:rFonts w:hint="eastAsia" w:ascii="宋体" w:hAnsi="宋体" w:cs="宋体"/>
          <w:color w:val="000000"/>
          <w:sz w:val="24"/>
        </w:rPr>
        <w:t>本合同产品/服务合计金额为 ¥</w:t>
      </w:r>
      <w:r>
        <w:rPr>
          <w:rFonts w:hint="eastAsia" w:ascii="宋体" w:hAnsi="宋体" w:cs="宋体"/>
          <w:color w:val="000000"/>
          <w:sz w:val="24"/>
          <w:lang w:val="en-US" w:eastAsia="zh-CN"/>
        </w:rPr>
        <w:t>58000</w:t>
      </w:r>
      <w:r>
        <w:rPr>
          <w:rFonts w:ascii="宋体" w:hAnsi="宋体" w:cs="宋体"/>
          <w:color w:val="000000"/>
          <w:sz w:val="24"/>
        </w:rPr>
        <w:t xml:space="preserve">  </w:t>
      </w:r>
      <w:r>
        <w:rPr>
          <w:rFonts w:hint="eastAsia" w:ascii="宋体" w:hAnsi="宋体" w:cs="宋体"/>
          <w:color w:val="000000"/>
          <w:sz w:val="24"/>
        </w:rPr>
        <w:t>元（含税，大写：人民币</w:t>
      </w:r>
      <w:r>
        <w:rPr>
          <w:rFonts w:hint="eastAsia" w:ascii="宋体" w:hAnsi="宋体" w:cs="宋体"/>
          <w:color w:val="000000"/>
          <w:sz w:val="24"/>
          <w:lang w:val="en-US" w:eastAsia="zh-CN"/>
        </w:rPr>
        <w:t>伍万捌仟元</w:t>
      </w:r>
      <w:r>
        <w:rPr>
          <w:rFonts w:hint="eastAsia" w:ascii="宋体" w:hAnsi="宋体" w:cs="宋体"/>
          <w:color w:val="000000"/>
          <w:sz w:val="24"/>
        </w:rPr>
        <w:t>圆整 ），税率【</w:t>
      </w:r>
      <w:r>
        <w:rPr>
          <w:rFonts w:ascii="宋体" w:hAnsi="宋体" w:cs="宋体"/>
          <w:color w:val="000000"/>
          <w:sz w:val="24"/>
        </w:rPr>
        <w:t>1</w:t>
      </w:r>
      <w:r>
        <w:rPr>
          <w:rFonts w:hint="eastAsia" w:ascii="宋体" w:hAnsi="宋体" w:cs="宋体"/>
          <w:color w:val="000000"/>
          <w:sz w:val="24"/>
        </w:rPr>
        <w:t>%】，税额【574.26】元。</w:t>
      </w:r>
    </w:p>
    <w:p w14:paraId="0DCCDCA5">
      <w:pPr>
        <w:pStyle w:val="14"/>
        <w:snapToGrid w:val="0"/>
        <w:spacing w:line="300" w:lineRule="auto"/>
        <w:ind w:left="448" w:firstLine="480"/>
        <w:rPr>
          <w:rFonts w:hint="eastAsia" w:ascii="宋体" w:hAnsi="宋体" w:cs="宋体"/>
          <w:color w:val="000000"/>
          <w:sz w:val="24"/>
        </w:rPr>
      </w:pPr>
      <w:r>
        <w:rPr>
          <w:rFonts w:hint="eastAsia" w:ascii="宋体" w:hAnsi="宋体" w:cs="宋体"/>
          <w:color w:val="000000"/>
          <w:sz w:val="24"/>
        </w:rPr>
        <w:t>（1）</w:t>
      </w:r>
      <w:r>
        <w:rPr>
          <w:rFonts w:ascii="宋体" w:hAnsi="宋体" w:cs="宋体"/>
          <w:color w:val="000000"/>
          <w:sz w:val="24"/>
        </w:rPr>
        <w:t xml:space="preserve"> </w:t>
      </w:r>
      <w:r>
        <w:rPr>
          <w:rFonts w:hint="eastAsia" w:ascii="宋体" w:hAnsi="宋体" w:cs="宋体"/>
          <w:color w:val="000000"/>
          <w:sz w:val="24"/>
        </w:rPr>
        <w:t>甲乙双方签订合同后，甲方需于合同生效日起7个工作日内支付款项：金额为【</w:t>
      </w:r>
      <w:r>
        <w:rPr>
          <w:rFonts w:hint="eastAsia" w:ascii="宋体" w:hAnsi="宋体" w:cs="宋体"/>
          <w:color w:val="000000"/>
          <w:sz w:val="24"/>
          <w:lang w:val="en-US" w:eastAsia="zh-CN"/>
        </w:rPr>
        <w:t>58000</w:t>
      </w:r>
      <w:r>
        <w:rPr>
          <w:rFonts w:hint="eastAsia" w:ascii="宋体" w:hAnsi="宋体" w:cs="宋体"/>
          <w:color w:val="000000"/>
          <w:sz w:val="24"/>
        </w:rPr>
        <w:t>】元（人民币大写【</w:t>
      </w:r>
      <w:r>
        <w:rPr>
          <w:rFonts w:hint="eastAsia" w:ascii="宋体" w:hAnsi="宋体" w:cs="宋体"/>
          <w:color w:val="000000"/>
          <w:sz w:val="24"/>
          <w:lang w:val="en-US" w:eastAsia="zh-CN"/>
        </w:rPr>
        <w:t>伍万捌仟元</w:t>
      </w:r>
      <w:r>
        <w:rPr>
          <w:rFonts w:hint="eastAsia" w:ascii="宋体" w:hAnsi="宋体" w:cs="宋体"/>
          <w:color w:val="000000"/>
          <w:sz w:val="24"/>
        </w:rPr>
        <w:t>】圆整）</w:t>
      </w:r>
    </w:p>
    <w:p w14:paraId="1ACEF414">
      <w:pPr>
        <w:pStyle w:val="2"/>
        <w:spacing w:line="300" w:lineRule="auto"/>
        <w:rPr>
          <w:rFonts w:hint="eastAsia" w:ascii="宋体" w:hAnsi="宋体" w:eastAsia="宋体" w:cs="宋体"/>
          <w:sz w:val="28"/>
          <w:szCs w:val="28"/>
        </w:rPr>
      </w:pPr>
      <w:r>
        <w:rPr>
          <w:rFonts w:hint="eastAsia" w:ascii="宋体" w:hAnsi="宋体" w:eastAsia="宋体" w:cs="宋体"/>
          <w:sz w:val="28"/>
          <w:szCs w:val="28"/>
        </w:rPr>
        <w:t>八、</w:t>
      </w:r>
      <w:r>
        <w:rPr>
          <w:rFonts w:ascii="宋体" w:hAnsi="宋体" w:eastAsia="宋体" w:cs="宋体"/>
          <w:sz w:val="28"/>
          <w:szCs w:val="28"/>
        </w:rPr>
        <w:t>违约责任</w:t>
      </w:r>
    </w:p>
    <w:p w14:paraId="10765B9D">
      <w:pPr>
        <w:pStyle w:val="6"/>
        <w:rPr>
          <w:rFonts w:hint="eastAsia"/>
        </w:rPr>
      </w:pPr>
      <w:r>
        <w:rPr>
          <w:rFonts w:hint="eastAsia"/>
        </w:rPr>
        <w:t>8</w:t>
      </w:r>
      <w:r>
        <w:t>.1甲方有下列情形之一的，乙方有权解除本合同：</w:t>
      </w:r>
    </w:p>
    <w:p w14:paraId="27A5604A">
      <w:pPr>
        <w:pStyle w:val="6"/>
        <w:rPr>
          <w:rFonts w:hint="eastAsia"/>
        </w:rPr>
      </w:pPr>
      <w:r>
        <w:t>（1）逾期支付费用超过30天的；</w:t>
      </w:r>
    </w:p>
    <w:p w14:paraId="26D6AAD8">
      <w:pPr>
        <w:pStyle w:val="6"/>
        <w:rPr>
          <w:rFonts w:hint="eastAsia"/>
        </w:rPr>
      </w:pPr>
      <w:r>
        <w:t>（2）甲方有其他违约行为，依照法定或约定乙方有权解除的</w:t>
      </w:r>
      <w:r>
        <w:rPr>
          <w:rFonts w:hint="eastAsia"/>
        </w:rPr>
        <w:t>。</w:t>
      </w:r>
    </w:p>
    <w:p w14:paraId="1464D4FF">
      <w:pPr>
        <w:pStyle w:val="6"/>
        <w:rPr>
          <w:rFonts w:hint="eastAsia"/>
        </w:rPr>
      </w:pPr>
      <w:r>
        <w:t>8.</w:t>
      </w:r>
      <w:r>
        <w:rPr>
          <w:rFonts w:hint="eastAsia"/>
        </w:rPr>
        <w:t>2</w:t>
      </w:r>
      <w:r>
        <w:t>乙方有下列情形之一的，甲方有权解除本合同：</w:t>
      </w:r>
    </w:p>
    <w:p w14:paraId="2CE06A5A">
      <w:pPr>
        <w:pStyle w:val="6"/>
        <w:rPr>
          <w:rFonts w:hint="eastAsia"/>
        </w:rPr>
      </w:pPr>
      <w:r>
        <w:t>（1）逾期交付超过</w:t>
      </w:r>
      <w:r>
        <w:rPr>
          <w:rFonts w:hint="eastAsia"/>
        </w:rPr>
        <w:t>1</w:t>
      </w:r>
      <w:r>
        <w:t>0日的；</w:t>
      </w:r>
    </w:p>
    <w:p w14:paraId="5BFA5C4E">
      <w:pPr>
        <w:pStyle w:val="6"/>
        <w:rPr>
          <w:rFonts w:hint="eastAsia"/>
        </w:rPr>
      </w:pPr>
      <w:r>
        <w:rPr>
          <w:rFonts w:hint="eastAsia"/>
        </w:rPr>
        <w:t>（</w:t>
      </w:r>
      <w:r>
        <w:rPr>
          <w:rFonts w:hint="eastAsia"/>
          <w:lang w:val="en-US" w:eastAsia="zh-CN"/>
        </w:rPr>
        <w:t>2</w:t>
      </w:r>
      <w:r>
        <w:rPr>
          <w:rFonts w:hint="eastAsia"/>
        </w:rPr>
        <w:t>）乙方提供的软件存在知识产权争议的；</w:t>
      </w:r>
    </w:p>
    <w:p w14:paraId="2EB3F6A0">
      <w:pPr>
        <w:pStyle w:val="6"/>
        <w:rPr>
          <w:rFonts w:hint="eastAsia"/>
        </w:rPr>
      </w:pPr>
      <w:r>
        <w:rPr>
          <w:rFonts w:hint="eastAsia"/>
        </w:rPr>
        <w:t>（</w:t>
      </w:r>
      <w:r>
        <w:rPr>
          <w:rFonts w:hint="eastAsia"/>
          <w:lang w:val="en-US" w:eastAsia="zh-CN"/>
        </w:rPr>
        <w:t>3</w:t>
      </w:r>
      <w:r>
        <w:rPr>
          <w:rFonts w:hint="eastAsia"/>
        </w:rPr>
        <w:t>）</w:t>
      </w:r>
      <w:r>
        <w:t>乙方有其他违约行为，依照法定或约定甲方有权解除的。</w:t>
      </w:r>
    </w:p>
    <w:p w14:paraId="19562BE7">
      <w:pPr>
        <w:pStyle w:val="6"/>
        <w:rPr>
          <w:rFonts w:hint="eastAsia"/>
        </w:rPr>
      </w:pPr>
      <w:r>
        <w:t>8.</w:t>
      </w:r>
      <w:r>
        <w:rPr>
          <w:rFonts w:hint="eastAsia"/>
          <w:lang w:val="en-US" w:eastAsia="zh-CN"/>
        </w:rPr>
        <w:t>3</w:t>
      </w:r>
      <w:r>
        <w:t>任何一方有其他违反本合同情形的，应赔偿守约方全部损失，该损失包括但不限于对守约方所造成的直接损失、</w:t>
      </w:r>
      <w:r>
        <w:rPr>
          <w:rFonts w:hint="eastAsia"/>
        </w:rPr>
        <w:t>间接经济损失及守约方为实现本协议项下权益所支出的诉讼费、保全费、财产保全担保费、公告费、执行费、律师费、仲裁费、过户费、评估费、鉴定费、拍卖费、差旅费、公证认证费、翻译费、催收费用等合理支出。</w:t>
      </w:r>
    </w:p>
    <w:p w14:paraId="19DF01A1">
      <w:pPr>
        <w:pStyle w:val="6"/>
        <w:rPr>
          <w:rFonts w:hint="eastAsia"/>
        </w:rPr>
      </w:pPr>
      <w:r>
        <w:t>8.</w:t>
      </w:r>
      <w:r>
        <w:rPr>
          <w:rFonts w:hint="eastAsia"/>
          <w:lang w:val="en-US" w:eastAsia="zh-CN"/>
        </w:rPr>
        <w:t>4</w:t>
      </w:r>
      <w:r>
        <w:rPr>
          <w:rFonts w:hint="eastAsia"/>
        </w:rPr>
        <w:t>经甲方催告，乙方不能按时完成交付合格标的产品的，每逾期一日按照合同总金额的</w:t>
      </w:r>
      <w:r>
        <w:rPr>
          <w:u w:val="single"/>
        </w:rPr>
        <w:t xml:space="preserve"> 0.5% </w:t>
      </w:r>
      <w:r>
        <w:rPr>
          <w:rFonts w:hint="eastAsia"/>
        </w:rPr>
        <w:t>向甲方支付逾期违约金。</w:t>
      </w:r>
    </w:p>
    <w:p w14:paraId="1B4E469F">
      <w:pPr>
        <w:pStyle w:val="6"/>
        <w:rPr>
          <w:rFonts w:hint="eastAsia"/>
        </w:rPr>
      </w:pPr>
      <w:r>
        <w:t>8.</w:t>
      </w:r>
      <w:r>
        <w:rPr>
          <w:rFonts w:hint="eastAsia"/>
          <w:lang w:val="en-US" w:eastAsia="zh-CN"/>
        </w:rPr>
        <w:t>5</w:t>
      </w:r>
      <w:r>
        <w:rPr>
          <w:rFonts w:hint="eastAsia"/>
        </w:rPr>
        <w:t>甲方未获得乙方同意而逾期付款的，每逾期一日按照合同总金额的</w:t>
      </w:r>
      <w:r>
        <w:rPr>
          <w:u w:val="single"/>
        </w:rPr>
        <w:t xml:space="preserve"> 0.5% </w:t>
      </w:r>
      <w:r>
        <w:rPr>
          <w:rFonts w:hint="eastAsia"/>
        </w:rPr>
        <w:t>向乙方支付逾期违约金。</w:t>
      </w:r>
    </w:p>
    <w:p w14:paraId="24F80007">
      <w:pPr>
        <w:pStyle w:val="2"/>
        <w:spacing w:line="300" w:lineRule="auto"/>
        <w:rPr>
          <w:rFonts w:hint="eastAsia" w:ascii="宋体" w:hAnsi="宋体" w:eastAsia="宋体" w:cs="宋体"/>
          <w:sz w:val="28"/>
          <w:szCs w:val="28"/>
        </w:rPr>
      </w:pPr>
      <w:r>
        <w:rPr>
          <w:rFonts w:hint="eastAsia" w:ascii="宋体" w:hAnsi="宋体" w:eastAsia="宋体" w:cs="宋体"/>
          <w:sz w:val="28"/>
          <w:szCs w:val="28"/>
        </w:rPr>
        <w:t>九、保密条款及免责相关</w:t>
      </w:r>
    </w:p>
    <w:p w14:paraId="5925E435">
      <w:pPr>
        <w:pStyle w:val="6"/>
        <w:rPr>
          <w:rFonts w:hint="eastAsia"/>
        </w:rPr>
      </w:pPr>
      <w:r>
        <w:t>9</w:t>
      </w:r>
      <w:r>
        <w:rPr>
          <w:rFonts w:hint="eastAsia"/>
        </w:rPr>
        <w:t>.1 无论是在本合同有效期内，还是在本合同中止或解除后，任何一方对本合同内容，及在本合同履行过程中以任何方式获知的另一方商业秘密或其他技术及经营信息等均负有保密义务，不得向任何其他第三方透露或泄露。但中国现行法律、法规另有规定或经另一方书面同意除外。</w:t>
      </w:r>
    </w:p>
    <w:p w14:paraId="1DB0B307">
      <w:pPr>
        <w:pStyle w:val="6"/>
        <w:rPr>
          <w:rFonts w:hint="eastAsia"/>
        </w:rPr>
      </w:pPr>
      <w:r>
        <w:t>9</w:t>
      </w:r>
      <w:r>
        <w:rPr>
          <w:rFonts w:hint="eastAsia"/>
        </w:rPr>
        <w:t>.2 本软件及所附带的文件是作为不提供任何明确的或隐含的赔偿或担保的形式提供的。</w:t>
      </w:r>
    </w:p>
    <w:p w14:paraId="1ED0CAFE">
      <w:pPr>
        <w:pStyle w:val="6"/>
        <w:rPr>
          <w:rFonts w:hint="eastAsia"/>
        </w:rPr>
      </w:pPr>
      <w:r>
        <w:t>9</w:t>
      </w:r>
      <w:r>
        <w:rPr>
          <w:rFonts w:hint="eastAsia"/>
        </w:rPr>
        <w:t>.3 甲方出于自愿而使用本软件，甲方已经了解并认同自己使用本软件的风险，乙方在任何情况下不就因使用或不能使用本软件产品所发生的特殊的、意外的、直接或间接的损失承担赔偿责任。</w:t>
      </w:r>
    </w:p>
    <w:p w14:paraId="4B0835A2">
      <w:pPr>
        <w:spacing w:line="300" w:lineRule="auto"/>
        <w:rPr>
          <w:rStyle w:val="12"/>
          <w:rFonts w:hint="eastAsia" w:ascii="宋体" w:hAnsi="宋体" w:eastAsia="宋体"/>
          <w:sz w:val="21"/>
          <w:szCs w:val="21"/>
        </w:rPr>
      </w:pPr>
    </w:p>
    <w:p w14:paraId="14FE6D02">
      <w:pPr>
        <w:pStyle w:val="2"/>
        <w:spacing w:line="300" w:lineRule="auto"/>
        <w:rPr>
          <w:rFonts w:cs="宋体"/>
          <w:b w:val="0"/>
          <w:sz w:val="28"/>
          <w:szCs w:val="28"/>
        </w:rPr>
      </w:pPr>
      <w:r>
        <w:rPr>
          <w:rFonts w:hint="eastAsia" w:ascii="宋体" w:hAnsi="宋体" w:eastAsia="宋体" w:cs="宋体"/>
          <w:sz w:val="28"/>
          <w:szCs w:val="28"/>
        </w:rPr>
        <w:t>十、争议解决</w:t>
      </w:r>
    </w:p>
    <w:p w14:paraId="7FA8A171">
      <w:pPr>
        <w:pStyle w:val="6"/>
        <w:rPr>
          <w:rFonts w:hint="eastAsia"/>
        </w:rPr>
      </w:pPr>
      <w:r>
        <w:rPr>
          <w:rFonts w:hint="eastAsia"/>
        </w:rPr>
        <w:t>1</w:t>
      </w:r>
      <w:r>
        <w:t xml:space="preserve">0.1 </w:t>
      </w:r>
      <w:r>
        <w:rPr>
          <w:rFonts w:hint="eastAsia"/>
        </w:rPr>
        <w:t>本合同在</w:t>
      </w:r>
      <w:bookmarkStart w:id="0" w:name="_GoBack"/>
      <w:r>
        <w:rPr>
          <w:rFonts w:hint="eastAsia"/>
        </w:rPr>
        <w:t>履行中如发生争议，双方应协商解决，协商不成时，可在甲方或乙方所在地的法院起诉。</w:t>
      </w:r>
    </w:p>
    <w:bookmarkEnd w:id="0"/>
    <w:p w14:paraId="03466357">
      <w:pPr>
        <w:pStyle w:val="6"/>
        <w:rPr>
          <w:rFonts w:hint="eastAsia"/>
        </w:rPr>
      </w:pPr>
      <w:r>
        <w:t xml:space="preserve">10.2 </w:t>
      </w:r>
      <w:r>
        <w:rPr>
          <w:rFonts w:hint="eastAsia"/>
        </w:rPr>
        <w:t>双方联系方式如下：</w:t>
      </w:r>
    </w:p>
    <w:p w14:paraId="3E5DBAAD">
      <w:pPr>
        <w:pStyle w:val="6"/>
        <w:rPr>
          <w:rFonts w:hint="eastAsia"/>
        </w:rPr>
      </w:pPr>
      <w:r>
        <w:rPr>
          <w:rFonts w:hint="eastAsia"/>
        </w:rPr>
        <w:t>甲方联系方式如下：</w:t>
      </w:r>
    </w:p>
    <w:p w14:paraId="2CCF4FED">
      <w:pPr>
        <w:pStyle w:val="6"/>
        <w:rPr>
          <w:rFonts w:hint="eastAsia"/>
        </w:rPr>
      </w:pPr>
      <w:r>
        <w:rPr>
          <w:rFonts w:hint="eastAsia"/>
        </w:rPr>
        <w:t xml:space="preserve">联系人：                         电子邮箱：                </w:t>
      </w:r>
    </w:p>
    <w:p w14:paraId="2839EFBF">
      <w:pPr>
        <w:pStyle w:val="6"/>
        <w:rPr>
          <w:rFonts w:hint="eastAsia"/>
        </w:rPr>
      </w:pPr>
      <w:r>
        <w:rPr>
          <w:rFonts w:hint="eastAsia"/>
        </w:rPr>
        <w:t xml:space="preserve">联系人手机：                     微信号：              </w:t>
      </w:r>
    </w:p>
    <w:p w14:paraId="51AF3226">
      <w:pPr>
        <w:pStyle w:val="6"/>
        <w:rPr>
          <w:rFonts w:hint="eastAsia"/>
        </w:rPr>
      </w:pPr>
      <w:r>
        <w:rPr>
          <w:rFonts w:hint="eastAsia"/>
        </w:rPr>
        <w:t xml:space="preserve">电话：             </w:t>
      </w:r>
      <w:r>
        <w:t xml:space="preserve">              传真</w:t>
      </w:r>
      <w:r>
        <w:rPr>
          <w:rFonts w:hint="eastAsia"/>
        </w:rPr>
        <w:t>：</w:t>
      </w:r>
    </w:p>
    <w:p w14:paraId="4923CBBF">
      <w:pPr>
        <w:pStyle w:val="6"/>
        <w:rPr>
          <w:rFonts w:hint="eastAsia"/>
        </w:rPr>
      </w:pPr>
      <w:r>
        <w:rPr>
          <w:rFonts w:hint="eastAsia"/>
        </w:rPr>
        <w:t xml:space="preserve">甲方通讯地址：                </w:t>
      </w:r>
    </w:p>
    <w:p w14:paraId="7D4C4675">
      <w:pPr>
        <w:pStyle w:val="6"/>
        <w:rPr>
          <w:rFonts w:hint="eastAsia"/>
        </w:rPr>
      </w:pPr>
      <w:r>
        <w:rPr>
          <w:rFonts w:hint="eastAsia"/>
        </w:rPr>
        <w:t>乙方联系方式如下：</w:t>
      </w:r>
    </w:p>
    <w:p w14:paraId="7238022B">
      <w:pPr>
        <w:pStyle w:val="6"/>
        <w:rPr>
          <w:rFonts w:hint="eastAsia"/>
        </w:rPr>
      </w:pPr>
      <w:r>
        <w:rPr>
          <w:rFonts w:hint="eastAsia"/>
        </w:rPr>
        <w:t xml:space="preserve">联系人：范慧斌                    电子邮箱：fanhuibin@zhaoxinms.com               </w:t>
      </w:r>
    </w:p>
    <w:p w14:paraId="69B81BA3">
      <w:pPr>
        <w:pStyle w:val="6"/>
        <w:rPr>
          <w:rFonts w:hint="eastAsia"/>
        </w:rPr>
      </w:pPr>
      <w:r>
        <w:rPr>
          <w:rFonts w:hint="eastAsia"/>
        </w:rPr>
        <w:t xml:space="preserve">联系人手机：13671354640           微信号： zhaoxinms             </w:t>
      </w:r>
    </w:p>
    <w:p w14:paraId="57092B55">
      <w:pPr>
        <w:pStyle w:val="6"/>
        <w:rPr>
          <w:rFonts w:hint="eastAsia"/>
        </w:rPr>
      </w:pPr>
      <w:r>
        <w:rPr>
          <w:rFonts w:hint="eastAsia"/>
        </w:rPr>
        <w:t xml:space="preserve">电话：13671354640           </w:t>
      </w:r>
      <w:r>
        <w:t xml:space="preserve">   </w:t>
      </w:r>
      <w:r>
        <w:rPr>
          <w:rFonts w:hint="eastAsia"/>
        </w:rPr>
        <w:t xml:space="preserve">   </w:t>
      </w:r>
      <w:r>
        <w:t>传真</w:t>
      </w:r>
      <w:r>
        <w:rPr>
          <w:rFonts w:hint="eastAsia"/>
        </w:rPr>
        <w:t>：无</w:t>
      </w:r>
    </w:p>
    <w:p w14:paraId="15D04408">
      <w:pPr>
        <w:pStyle w:val="6"/>
        <w:rPr>
          <w:rFonts w:hint="eastAsia"/>
        </w:rPr>
      </w:pPr>
      <w:r>
        <w:rPr>
          <w:rFonts w:hint="eastAsia"/>
        </w:rPr>
        <w:t>乙方通讯地址：太原市小店区平阳路</w:t>
      </w:r>
      <w:r>
        <w:t>1号金茂大厦B座26层A2-B-C-D-E-F区</w:t>
      </w:r>
      <w:r>
        <w:rPr>
          <w:rFonts w:hint="eastAsia"/>
        </w:rPr>
        <w:t xml:space="preserve">                  </w:t>
      </w:r>
    </w:p>
    <w:p w14:paraId="71CEACD0">
      <w:pPr>
        <w:pStyle w:val="6"/>
        <w:rPr>
          <w:rFonts w:hint="eastAsia"/>
        </w:rPr>
      </w:pPr>
      <w:r>
        <w:rPr>
          <w:rFonts w:hint="eastAsia"/>
        </w:rPr>
        <w:t>甲乙双方任意一方变更以上任何信息，均应提前3个工作日书面通知另一方。</w:t>
      </w:r>
    </w:p>
    <w:p w14:paraId="20C89376">
      <w:pPr>
        <w:pStyle w:val="6"/>
        <w:rPr>
          <w:rFonts w:hint="eastAsia"/>
        </w:rPr>
      </w:pPr>
      <w:r>
        <w:rPr>
          <w:rFonts w:hint="eastAsia"/>
        </w:rPr>
        <w:t>甲乙双方确认以本条预留的联系方式及地址作为法律文书的送达地址，受送达人为上述预留的联系人，该送达地址适用于法院诉讼（含一审、二审、再审）、实现担保物权特别程序及执行阶段；甲乙双方同意按上述地址、电子邮箱、手机号、微信号等方式接收本协议项下的相关文件及涉诉后法院按该地址送达诉讼、执行文书。</w:t>
      </w:r>
    </w:p>
    <w:p w14:paraId="49CDDEEC">
      <w:pPr>
        <w:pStyle w:val="6"/>
        <w:rPr>
          <w:rFonts w:hint="eastAsia"/>
        </w:rPr>
      </w:pPr>
      <w:r>
        <w:rPr>
          <w:rFonts w:hint="eastAsia"/>
        </w:rPr>
        <w:t>甲乙双方确认司法机关可以按照本条预留的联系方式，以传真、电子邮件、手机短信、微信号等通讯方式送达法律文书，采用该种送达方式的，以传真、电子邮件、短信、微信到达受送达人特定系统的日期为送达日期。</w:t>
      </w:r>
    </w:p>
    <w:p w14:paraId="79EDE164">
      <w:pPr>
        <w:pStyle w:val="6"/>
        <w:rPr>
          <w:rFonts w:hint="eastAsia"/>
        </w:rPr>
      </w:pPr>
      <w:r>
        <w:rPr>
          <w:rFonts w:hint="eastAsia"/>
        </w:rPr>
        <w:t>甲乙双方保证送达地址准确、有效。如甲乙双方提供的送达地址不准确、地址变更未及时告知或本条约定的受送达人拒绝签收，导致上述文书未能被实际接受的，文书被退回之日为送达之日，由此导致的法律后果由该方自行承担。</w:t>
      </w:r>
    </w:p>
    <w:p w14:paraId="35ECBB7B">
      <w:pPr>
        <w:rPr>
          <w:rFonts w:hint="eastAsia" w:ascii="宋体" w:hAnsi="宋体"/>
          <w:szCs w:val="21"/>
        </w:rPr>
      </w:pPr>
    </w:p>
    <w:p w14:paraId="55E124CA">
      <w:pPr>
        <w:pStyle w:val="2"/>
        <w:spacing w:line="300" w:lineRule="auto"/>
        <w:rPr>
          <w:rFonts w:hint="eastAsia" w:ascii="宋体" w:hAnsi="宋体" w:eastAsia="宋体" w:cs="宋体"/>
          <w:sz w:val="28"/>
          <w:szCs w:val="28"/>
        </w:rPr>
      </w:pPr>
      <w:r>
        <w:rPr>
          <w:rFonts w:hint="eastAsia" w:ascii="宋体" w:hAnsi="宋体" w:eastAsia="宋体" w:cs="宋体"/>
          <w:sz w:val="28"/>
          <w:szCs w:val="28"/>
        </w:rPr>
        <w:t>十一、生效及其他</w:t>
      </w:r>
    </w:p>
    <w:p w14:paraId="394D41AF">
      <w:pPr>
        <w:pStyle w:val="6"/>
        <w:rPr>
          <w:rFonts w:hint="eastAsia"/>
        </w:rPr>
      </w:pPr>
      <w:r>
        <w:t xml:space="preserve">11.1 </w:t>
      </w:r>
      <w:r>
        <w:rPr>
          <w:rFonts w:hint="eastAsia"/>
        </w:rPr>
        <w:t>本合同壹式贰份，双方各持壹份，具备同等法律效力。</w:t>
      </w:r>
      <w:r>
        <w:t xml:space="preserve">  </w:t>
      </w:r>
    </w:p>
    <w:p w14:paraId="63DDAA6B">
      <w:pPr>
        <w:pStyle w:val="6"/>
        <w:rPr>
          <w:rFonts w:hint="eastAsia"/>
        </w:rPr>
      </w:pPr>
      <w:r>
        <w:t>11.2 本</w:t>
      </w:r>
      <w:r>
        <w:rPr>
          <w:rFonts w:hint="eastAsia"/>
        </w:rPr>
        <w:t>合同自双方法定代表人或授权代表签字或盖章并加盖公章后生效。</w:t>
      </w:r>
    </w:p>
    <w:p w14:paraId="49DFAE87">
      <w:pPr>
        <w:pStyle w:val="6"/>
        <w:rPr>
          <w:rFonts w:hint="eastAsia"/>
        </w:rPr>
      </w:pPr>
      <w:r>
        <w:t>11.3 未尽事宜，本着友好协商的精神共同解决</w:t>
      </w:r>
      <w:r>
        <w:rPr>
          <w:rFonts w:hint="eastAsia"/>
        </w:rPr>
        <w:t>，以签订补充协议为准，与本合同有同等效力。</w:t>
      </w:r>
    </w:p>
    <w:p w14:paraId="548F1E5B">
      <w:pPr>
        <w:pStyle w:val="6"/>
        <w:rPr>
          <w:rFonts w:hint="eastAsia"/>
        </w:rPr>
      </w:pPr>
    </w:p>
    <w:p w14:paraId="1ADCEAA3">
      <w:pPr>
        <w:pStyle w:val="6"/>
        <w:rPr>
          <w:rFonts w:hint="eastAsia"/>
        </w:rPr>
      </w:pPr>
    </w:p>
    <w:p w14:paraId="544F5C68">
      <w:pPr>
        <w:pStyle w:val="6"/>
        <w:rPr>
          <w:rFonts w:hint="eastAsia"/>
        </w:rPr>
      </w:pPr>
    </w:p>
    <w:p w14:paraId="411EB138">
      <w:pPr>
        <w:pStyle w:val="6"/>
        <w:rPr>
          <w:rFonts w:hint="eastAsia"/>
        </w:rPr>
      </w:pPr>
    </w:p>
    <w:p w14:paraId="03F8845D">
      <w:pPr>
        <w:pStyle w:val="6"/>
        <w:rPr>
          <w:ins w:id="0" w:author="范慧斌" w:date="2025-07-14T18:06:08Z"/>
          <w:rFonts w:hint="eastAsia"/>
        </w:rPr>
      </w:pPr>
    </w:p>
    <w:p w14:paraId="6BF0346D">
      <w:pPr>
        <w:pStyle w:val="6"/>
        <w:rPr>
          <w:rFonts w:hint="eastAsia"/>
        </w:rPr>
      </w:pPr>
    </w:p>
    <w:p w14:paraId="3DDA9E28">
      <w:pPr>
        <w:pStyle w:val="6"/>
        <w:rPr>
          <w:rFonts w:hint="eastAsia"/>
        </w:rPr>
      </w:pPr>
    </w:p>
    <w:p w14:paraId="5B51AC22">
      <w:pPr>
        <w:pStyle w:val="6"/>
        <w:rPr>
          <w:rFonts w:hint="eastAsia"/>
        </w:rPr>
      </w:pPr>
    </w:p>
    <w:p w14:paraId="33AF2B0B">
      <w:pPr>
        <w:spacing w:line="300" w:lineRule="auto"/>
        <w:rPr>
          <w:rFonts w:hint="eastAsia" w:ascii="仿宋" w:hAnsi="仿宋" w:eastAsia="仿宋" w:cs="仿宋"/>
          <w:sz w:val="24"/>
        </w:rPr>
      </w:pPr>
      <w:r>
        <w:rPr>
          <w:rFonts w:hint="eastAsia" w:ascii="宋体" w:hAnsi="宋体" w:cs="宋体"/>
          <w:szCs w:val="21"/>
        </w:rPr>
        <w:t>（以下无正文，为签署页）</w:t>
      </w:r>
    </w:p>
    <w:p w14:paraId="35724729">
      <w:pPr>
        <w:spacing w:line="300" w:lineRule="auto"/>
        <w:rPr>
          <w:rFonts w:hint="eastAsia" w:ascii="仿宋" w:hAnsi="仿宋" w:eastAsia="仿宋" w:cs="仿宋"/>
          <w:sz w:val="24"/>
        </w:rPr>
      </w:pPr>
    </w:p>
    <w:tbl>
      <w:tblPr>
        <w:tblStyle w:val="7"/>
        <w:tblW w:w="0" w:type="auto"/>
        <w:tblInd w:w="0" w:type="dxa"/>
        <w:tblLayout w:type="fixed"/>
        <w:tblCellMar>
          <w:top w:w="0" w:type="dxa"/>
          <w:left w:w="108" w:type="dxa"/>
          <w:bottom w:w="0" w:type="dxa"/>
          <w:right w:w="108" w:type="dxa"/>
        </w:tblCellMar>
      </w:tblPr>
      <w:tblGrid>
        <w:gridCol w:w="4600"/>
        <w:gridCol w:w="4600"/>
      </w:tblGrid>
      <w:tr w14:paraId="78D9AD19">
        <w:tblPrEx>
          <w:tblCellMar>
            <w:top w:w="0" w:type="dxa"/>
            <w:left w:w="108" w:type="dxa"/>
            <w:bottom w:w="0" w:type="dxa"/>
            <w:right w:w="108" w:type="dxa"/>
          </w:tblCellMar>
        </w:tblPrEx>
        <w:trPr>
          <w:trHeight w:val="560" w:hRule="atLeast"/>
        </w:trPr>
        <w:tc>
          <w:tcPr>
            <w:tcW w:w="4600" w:type="dxa"/>
            <w:tcBorders>
              <w:top w:val="single" w:color="auto" w:sz="4" w:space="0"/>
              <w:left w:val="single" w:color="auto" w:sz="4" w:space="0"/>
              <w:right w:val="single" w:color="auto" w:sz="4" w:space="0"/>
            </w:tcBorders>
            <w:vAlign w:val="center"/>
          </w:tcPr>
          <w:p w14:paraId="621322CE">
            <w:pPr>
              <w:adjustRightInd w:val="0"/>
              <w:snapToGrid w:val="0"/>
              <w:spacing w:line="300" w:lineRule="auto"/>
              <w:rPr>
                <w:rFonts w:hint="eastAsia" w:ascii="宋体" w:hAnsi="宋体" w:cs="宋体"/>
                <w:kern w:val="0"/>
                <w:szCs w:val="21"/>
                <w:lang w:val="zh-CN"/>
              </w:rPr>
            </w:pPr>
            <w:r>
              <w:rPr>
                <w:rFonts w:hint="eastAsia" w:ascii="宋体" w:hAnsi="宋体" w:cs="宋体"/>
                <w:b/>
                <w:bCs/>
                <w:kern w:val="0"/>
                <w:szCs w:val="21"/>
                <w:lang w:val="zh-CN"/>
              </w:rPr>
              <w:t>甲方</w:t>
            </w:r>
            <w:r>
              <w:rPr>
                <w:rFonts w:hint="eastAsia" w:ascii="宋体" w:hAnsi="宋体" w:cs="宋体"/>
                <w:kern w:val="0"/>
                <w:szCs w:val="21"/>
                <w:lang w:val="zh-CN"/>
              </w:rPr>
              <w:t>(盖章)：</w:t>
            </w:r>
            <w:r>
              <w:rPr>
                <w:rFonts w:ascii="宋体" w:hAnsi="宋体" w:cs="宋体"/>
                <w:kern w:val="0"/>
                <w:szCs w:val="21"/>
                <w:lang w:val="zh-CN"/>
              </w:rPr>
              <w:t xml:space="preserve"> </w:t>
            </w:r>
          </w:p>
        </w:tc>
        <w:tc>
          <w:tcPr>
            <w:tcW w:w="4600" w:type="dxa"/>
            <w:tcBorders>
              <w:top w:val="single" w:color="auto" w:sz="4" w:space="0"/>
              <w:left w:val="single" w:color="auto" w:sz="4" w:space="0"/>
              <w:right w:val="single" w:color="auto" w:sz="4" w:space="0"/>
            </w:tcBorders>
            <w:vAlign w:val="center"/>
          </w:tcPr>
          <w:p w14:paraId="132B2290">
            <w:pPr>
              <w:adjustRightInd w:val="0"/>
              <w:snapToGrid w:val="0"/>
              <w:spacing w:line="300" w:lineRule="auto"/>
              <w:rPr>
                <w:rFonts w:hint="eastAsia" w:ascii="宋体" w:hAnsi="宋体" w:cs="宋体"/>
                <w:kern w:val="0"/>
                <w:szCs w:val="21"/>
                <w:lang w:val="zh-CN"/>
              </w:rPr>
            </w:pPr>
            <w:r>
              <w:rPr>
                <w:rFonts w:hint="eastAsia" w:ascii="宋体" w:hAnsi="宋体" w:cs="宋体"/>
                <w:b/>
                <w:bCs/>
                <w:kern w:val="0"/>
                <w:szCs w:val="21"/>
                <w:lang w:val="zh-CN"/>
              </w:rPr>
              <w:t>乙方</w:t>
            </w:r>
            <w:r>
              <w:rPr>
                <w:rFonts w:hint="eastAsia" w:ascii="宋体" w:hAnsi="宋体" w:cs="宋体"/>
                <w:kern w:val="0"/>
                <w:szCs w:val="21"/>
                <w:lang w:val="zh-CN"/>
              </w:rPr>
              <w:t>(盖章):</w:t>
            </w:r>
            <w:r>
              <w:rPr>
                <w:rFonts w:hint="eastAsia"/>
              </w:rPr>
              <w:t xml:space="preserve"> </w:t>
            </w:r>
            <w:r>
              <w:rPr>
                <w:rFonts w:hint="eastAsia" w:ascii="宋体" w:hAnsi="宋体" w:cs="宋体"/>
                <w:b/>
                <w:bCs/>
                <w:szCs w:val="21"/>
                <w:u w:val="single"/>
              </w:rPr>
              <w:t>山西肇新科技有限公司</w:t>
            </w:r>
          </w:p>
        </w:tc>
      </w:tr>
      <w:tr w14:paraId="0A90DC2B">
        <w:tblPrEx>
          <w:tblCellMar>
            <w:top w:w="0" w:type="dxa"/>
            <w:left w:w="108" w:type="dxa"/>
            <w:bottom w:w="0" w:type="dxa"/>
            <w:right w:w="108" w:type="dxa"/>
          </w:tblCellMar>
        </w:tblPrEx>
        <w:trPr>
          <w:trHeight w:val="804" w:hRule="atLeast"/>
        </w:trPr>
        <w:tc>
          <w:tcPr>
            <w:tcW w:w="4600" w:type="dxa"/>
            <w:tcBorders>
              <w:left w:val="single" w:color="auto" w:sz="4" w:space="0"/>
              <w:right w:val="single" w:color="auto" w:sz="4" w:space="0"/>
            </w:tcBorders>
          </w:tcPr>
          <w:p w14:paraId="51D2A087">
            <w:pPr>
              <w:adjustRightInd w:val="0"/>
              <w:snapToGrid w:val="0"/>
              <w:spacing w:line="300" w:lineRule="auto"/>
              <w:rPr>
                <w:rFonts w:hint="eastAsia" w:ascii="宋体" w:hAnsi="宋体" w:cs="宋体"/>
                <w:b/>
                <w:bCs/>
                <w:kern w:val="0"/>
                <w:szCs w:val="21"/>
                <w:lang w:val="zh-CN"/>
              </w:rPr>
            </w:pPr>
          </w:p>
          <w:p w14:paraId="18652C0B">
            <w:pPr>
              <w:adjustRightInd w:val="0"/>
              <w:snapToGrid w:val="0"/>
              <w:spacing w:line="300" w:lineRule="auto"/>
              <w:rPr>
                <w:rFonts w:hint="eastAsia" w:ascii="宋体" w:hAnsi="宋体" w:cs="宋体"/>
                <w:kern w:val="0"/>
                <w:szCs w:val="21"/>
                <w:lang w:val="zh-CN"/>
              </w:rPr>
            </w:pPr>
            <w:r>
              <w:rPr>
                <w:rFonts w:hint="eastAsia" w:ascii="宋体" w:hAnsi="宋体" w:cs="宋体"/>
                <w:b/>
                <w:bCs/>
                <w:kern w:val="0"/>
                <w:szCs w:val="21"/>
                <w:lang w:val="zh-CN"/>
              </w:rPr>
              <w:t>法定代表人</w:t>
            </w:r>
            <w:r>
              <w:rPr>
                <w:rFonts w:hint="eastAsia" w:ascii="宋体" w:hAnsi="宋体" w:cs="宋体"/>
                <w:kern w:val="0"/>
                <w:szCs w:val="21"/>
                <w:lang w:val="zh-CN"/>
              </w:rPr>
              <w:t>（签字或盖章）：</w:t>
            </w:r>
          </w:p>
        </w:tc>
        <w:tc>
          <w:tcPr>
            <w:tcW w:w="4600" w:type="dxa"/>
            <w:tcBorders>
              <w:left w:val="single" w:color="auto" w:sz="4" w:space="0"/>
              <w:right w:val="single" w:color="auto" w:sz="4" w:space="0"/>
            </w:tcBorders>
          </w:tcPr>
          <w:p w14:paraId="7C576308">
            <w:pPr>
              <w:adjustRightInd w:val="0"/>
              <w:snapToGrid w:val="0"/>
              <w:spacing w:line="300" w:lineRule="auto"/>
              <w:rPr>
                <w:rFonts w:hint="eastAsia" w:ascii="宋体" w:hAnsi="宋体" w:cs="宋体"/>
                <w:b/>
                <w:bCs/>
                <w:kern w:val="0"/>
                <w:szCs w:val="21"/>
                <w:lang w:val="zh-CN"/>
              </w:rPr>
            </w:pPr>
          </w:p>
          <w:p w14:paraId="3F7F1D39">
            <w:pPr>
              <w:adjustRightInd w:val="0"/>
              <w:snapToGrid w:val="0"/>
              <w:spacing w:line="300" w:lineRule="auto"/>
              <w:rPr>
                <w:rFonts w:hint="eastAsia" w:ascii="宋体" w:hAnsi="宋体" w:cs="宋体"/>
                <w:kern w:val="0"/>
                <w:szCs w:val="21"/>
                <w:lang w:val="zh-CN"/>
              </w:rPr>
            </w:pPr>
            <w:r>
              <w:rPr>
                <w:rFonts w:hint="eastAsia" w:ascii="宋体" w:hAnsi="宋体" w:cs="宋体"/>
                <w:b/>
                <w:bCs/>
                <w:kern w:val="0"/>
                <w:szCs w:val="21"/>
                <w:lang w:val="zh-CN"/>
              </w:rPr>
              <w:t>法定代表人</w:t>
            </w:r>
            <w:r>
              <w:rPr>
                <w:rFonts w:hint="eastAsia" w:ascii="宋体" w:hAnsi="宋体" w:cs="宋体"/>
                <w:kern w:val="0"/>
                <w:szCs w:val="21"/>
                <w:lang w:val="zh-CN"/>
              </w:rPr>
              <w:t>（签字或盖章）：</w:t>
            </w:r>
          </w:p>
        </w:tc>
      </w:tr>
      <w:tr w14:paraId="66BC7735">
        <w:tblPrEx>
          <w:tblCellMar>
            <w:top w:w="0" w:type="dxa"/>
            <w:left w:w="108" w:type="dxa"/>
            <w:bottom w:w="0" w:type="dxa"/>
            <w:right w:w="108" w:type="dxa"/>
          </w:tblCellMar>
        </w:tblPrEx>
        <w:trPr>
          <w:trHeight w:val="558" w:hRule="atLeast"/>
        </w:trPr>
        <w:tc>
          <w:tcPr>
            <w:tcW w:w="4600" w:type="dxa"/>
            <w:tcBorders>
              <w:left w:val="single" w:color="auto" w:sz="4" w:space="0"/>
              <w:right w:val="single" w:color="auto" w:sz="4" w:space="0"/>
            </w:tcBorders>
            <w:vAlign w:val="center"/>
          </w:tcPr>
          <w:p w14:paraId="725B0388">
            <w:pPr>
              <w:adjustRightInd w:val="0"/>
              <w:snapToGrid w:val="0"/>
              <w:spacing w:line="300" w:lineRule="auto"/>
              <w:rPr>
                <w:rFonts w:hint="eastAsia" w:ascii="宋体" w:hAnsi="宋体" w:cs="宋体"/>
                <w:kern w:val="0"/>
                <w:szCs w:val="21"/>
              </w:rPr>
            </w:pPr>
            <w:r>
              <w:rPr>
                <w:rFonts w:hint="eastAsia" w:ascii="宋体" w:hAnsi="宋体" w:cs="宋体"/>
                <w:kern w:val="0"/>
                <w:szCs w:val="21"/>
              </w:rPr>
              <w:t>甲方发票开具信息：</w:t>
            </w:r>
          </w:p>
        </w:tc>
        <w:tc>
          <w:tcPr>
            <w:tcW w:w="4600" w:type="dxa"/>
            <w:tcBorders>
              <w:left w:val="single" w:color="auto" w:sz="4" w:space="0"/>
              <w:right w:val="single" w:color="auto" w:sz="4" w:space="0"/>
            </w:tcBorders>
            <w:vAlign w:val="center"/>
          </w:tcPr>
          <w:p w14:paraId="28A3752A">
            <w:pPr>
              <w:adjustRightInd w:val="0"/>
              <w:snapToGrid w:val="0"/>
              <w:spacing w:line="300" w:lineRule="auto"/>
              <w:rPr>
                <w:rFonts w:hint="eastAsia" w:ascii="宋体" w:hAnsi="宋体" w:cs="宋体"/>
                <w:kern w:val="0"/>
                <w:szCs w:val="21"/>
              </w:rPr>
            </w:pPr>
          </w:p>
          <w:p w14:paraId="21D2905F">
            <w:pPr>
              <w:adjustRightInd w:val="0"/>
              <w:snapToGrid w:val="0"/>
              <w:spacing w:line="300" w:lineRule="auto"/>
              <w:rPr>
                <w:rFonts w:hint="eastAsia" w:ascii="宋体" w:hAnsi="宋体" w:cs="宋体"/>
                <w:kern w:val="0"/>
                <w:szCs w:val="21"/>
              </w:rPr>
            </w:pPr>
            <w:r>
              <w:rPr>
                <w:rFonts w:hint="eastAsia" w:ascii="宋体" w:hAnsi="宋体" w:cs="宋体"/>
                <w:kern w:val="0"/>
                <w:szCs w:val="21"/>
              </w:rPr>
              <w:t>对公账号：</w:t>
            </w:r>
            <w:r>
              <w:rPr>
                <w:rFonts w:ascii="宋体" w:hAnsi="宋体" w:cs="宋体"/>
                <w:kern w:val="0"/>
                <w:szCs w:val="21"/>
              </w:rPr>
              <w:t>485060100100305592</w:t>
            </w:r>
          </w:p>
          <w:p w14:paraId="25F94443">
            <w:pPr>
              <w:spacing w:line="300" w:lineRule="auto"/>
              <w:rPr>
                <w:rFonts w:hint="eastAsia" w:ascii="宋体" w:hAnsi="宋体" w:cs="宋体"/>
                <w:kern w:val="0"/>
                <w:szCs w:val="21"/>
              </w:rPr>
            </w:pPr>
            <w:r>
              <w:rPr>
                <w:rFonts w:hint="eastAsia" w:ascii="宋体" w:hAnsi="宋体" w:cs="宋体"/>
                <w:kern w:val="0"/>
                <w:szCs w:val="21"/>
              </w:rPr>
              <w:t>开户行：兴业银行股份有限公司太原大营盘支行</w:t>
            </w:r>
          </w:p>
        </w:tc>
      </w:tr>
      <w:tr w14:paraId="618344DF">
        <w:tblPrEx>
          <w:tblCellMar>
            <w:top w:w="0" w:type="dxa"/>
            <w:left w:w="108" w:type="dxa"/>
            <w:bottom w:w="0" w:type="dxa"/>
            <w:right w:w="108" w:type="dxa"/>
          </w:tblCellMar>
        </w:tblPrEx>
        <w:trPr>
          <w:trHeight w:val="2345" w:hRule="atLeast"/>
        </w:trPr>
        <w:tc>
          <w:tcPr>
            <w:tcW w:w="4600" w:type="dxa"/>
            <w:tcBorders>
              <w:left w:val="single" w:color="auto" w:sz="4" w:space="0"/>
              <w:right w:val="single" w:color="auto" w:sz="4" w:space="0"/>
            </w:tcBorders>
            <w:vAlign w:val="center"/>
          </w:tcPr>
          <w:p w14:paraId="67362749">
            <w:pPr>
              <w:adjustRightInd w:val="0"/>
              <w:snapToGrid w:val="0"/>
              <w:spacing w:line="300" w:lineRule="auto"/>
              <w:rPr>
                <w:rFonts w:hint="eastAsia" w:ascii="宋体" w:hAnsi="宋体" w:cs="宋体"/>
                <w:kern w:val="0"/>
                <w:szCs w:val="21"/>
                <w:lang w:val="zh-CN"/>
              </w:rPr>
            </w:pPr>
            <w:r>
              <w:rPr>
                <w:rFonts w:hint="eastAsia" w:ascii="宋体" w:hAnsi="宋体" w:cs="宋体"/>
                <w:kern w:val="0"/>
                <w:szCs w:val="21"/>
                <w:lang w:val="zh-CN"/>
              </w:rPr>
              <w:t>名称：</w:t>
            </w:r>
            <w:r>
              <w:rPr>
                <w:rFonts w:ascii="宋体" w:hAnsi="宋体" w:cs="宋体"/>
                <w:kern w:val="0"/>
                <w:szCs w:val="21"/>
                <w:lang w:val="zh-CN"/>
              </w:rPr>
              <w:t xml:space="preserve"> </w:t>
            </w:r>
          </w:p>
          <w:p w14:paraId="238DFF1A">
            <w:pPr>
              <w:adjustRightInd w:val="0"/>
              <w:snapToGrid w:val="0"/>
              <w:spacing w:line="300" w:lineRule="auto"/>
              <w:rPr>
                <w:rFonts w:hint="eastAsia" w:ascii="宋体" w:hAnsi="宋体" w:cs="宋体"/>
                <w:kern w:val="0"/>
                <w:szCs w:val="21"/>
              </w:rPr>
            </w:pPr>
            <w:r>
              <w:rPr>
                <w:rFonts w:hint="eastAsia" w:ascii="宋体" w:hAnsi="宋体" w:cs="宋体"/>
                <w:kern w:val="0"/>
                <w:szCs w:val="21"/>
              </w:rPr>
              <w:t>纳税人识别</w:t>
            </w:r>
            <w:r>
              <w:rPr>
                <w:rFonts w:hint="eastAsia" w:ascii="宋体" w:hAnsi="宋体" w:cs="宋体"/>
                <w:kern w:val="0"/>
                <w:szCs w:val="21"/>
                <w:lang w:val="zh-CN"/>
              </w:rPr>
              <w:t>号：</w:t>
            </w:r>
            <w:r>
              <w:rPr>
                <w:rFonts w:ascii="宋体" w:hAnsi="宋体" w:cs="宋体"/>
                <w:kern w:val="0"/>
                <w:szCs w:val="21"/>
              </w:rPr>
              <w:t xml:space="preserve"> </w:t>
            </w:r>
          </w:p>
          <w:p w14:paraId="19804B49">
            <w:pPr>
              <w:adjustRightInd w:val="0"/>
              <w:snapToGrid w:val="0"/>
              <w:spacing w:line="300" w:lineRule="auto"/>
              <w:rPr>
                <w:rFonts w:hint="eastAsia" w:ascii="宋体" w:hAnsi="宋体" w:cs="宋体"/>
                <w:kern w:val="0"/>
                <w:szCs w:val="21"/>
              </w:rPr>
            </w:pPr>
            <w:r>
              <w:rPr>
                <w:rFonts w:hint="eastAsia" w:ascii="宋体" w:hAnsi="宋体" w:cs="宋体"/>
                <w:kern w:val="0"/>
                <w:szCs w:val="21"/>
                <w:lang w:val="zh-CN"/>
              </w:rPr>
              <w:t>地址：</w:t>
            </w:r>
            <w:r>
              <w:rPr>
                <w:rFonts w:ascii="宋体" w:hAnsi="宋体" w:cs="宋体"/>
                <w:kern w:val="0"/>
                <w:szCs w:val="21"/>
              </w:rPr>
              <w:t xml:space="preserve"> </w:t>
            </w:r>
          </w:p>
          <w:p w14:paraId="69D4E3E4">
            <w:pPr>
              <w:adjustRightInd w:val="0"/>
              <w:snapToGrid w:val="0"/>
              <w:spacing w:line="300" w:lineRule="auto"/>
              <w:rPr>
                <w:rFonts w:hint="eastAsia" w:ascii="宋体" w:hAnsi="宋体" w:cs="宋体"/>
                <w:kern w:val="0"/>
                <w:szCs w:val="21"/>
                <w:lang w:val="zh-CN"/>
              </w:rPr>
            </w:pPr>
            <w:r>
              <w:rPr>
                <w:rFonts w:hint="eastAsia" w:ascii="宋体" w:hAnsi="宋体" w:cs="宋体"/>
                <w:kern w:val="0"/>
                <w:szCs w:val="21"/>
                <w:lang w:val="zh-CN"/>
              </w:rPr>
              <w:t>开户行及账号：</w:t>
            </w:r>
            <w:r>
              <w:rPr>
                <w:rFonts w:ascii="宋体" w:hAnsi="宋体" w:cs="宋体"/>
                <w:kern w:val="0"/>
                <w:szCs w:val="21"/>
                <w:lang w:val="zh-CN"/>
              </w:rPr>
              <w:t xml:space="preserve"> </w:t>
            </w:r>
          </w:p>
          <w:p w14:paraId="2737A0C2">
            <w:pPr>
              <w:adjustRightInd w:val="0"/>
              <w:snapToGrid w:val="0"/>
              <w:spacing w:line="300" w:lineRule="auto"/>
              <w:ind w:firstLine="1470" w:firstLineChars="700"/>
              <w:rPr>
                <w:rFonts w:hint="eastAsia" w:ascii="宋体" w:hAnsi="宋体" w:cs="宋体"/>
                <w:kern w:val="0"/>
                <w:szCs w:val="21"/>
                <w:lang w:val="zh-CN"/>
              </w:rPr>
            </w:pPr>
          </w:p>
        </w:tc>
        <w:tc>
          <w:tcPr>
            <w:tcW w:w="4600" w:type="dxa"/>
            <w:tcBorders>
              <w:left w:val="single" w:color="auto" w:sz="4" w:space="0"/>
              <w:right w:val="single" w:color="auto" w:sz="4" w:space="0"/>
            </w:tcBorders>
            <w:vAlign w:val="center"/>
          </w:tcPr>
          <w:p w14:paraId="1C1F00C7">
            <w:pPr>
              <w:adjustRightInd w:val="0"/>
              <w:snapToGrid w:val="0"/>
              <w:spacing w:line="300" w:lineRule="auto"/>
              <w:rPr>
                <w:rFonts w:hint="eastAsia" w:ascii="宋体" w:hAnsi="宋体" w:cs="宋体"/>
                <w:kern w:val="0"/>
                <w:szCs w:val="21"/>
                <w:lang w:val="zh-CN"/>
              </w:rPr>
            </w:pPr>
            <w:r>
              <w:rPr>
                <w:rFonts w:hint="eastAsia" w:ascii="宋体" w:hAnsi="宋体" w:cs="宋体"/>
                <w:kern w:val="0"/>
                <w:szCs w:val="21"/>
                <w:lang w:val="zh-CN"/>
              </w:rPr>
              <w:t>名称：山西肇新科技有限公司</w:t>
            </w:r>
          </w:p>
          <w:p w14:paraId="6C6DA503">
            <w:pPr>
              <w:adjustRightInd w:val="0"/>
              <w:snapToGrid w:val="0"/>
              <w:spacing w:line="300" w:lineRule="auto"/>
              <w:rPr>
                <w:rFonts w:hint="eastAsia" w:ascii="宋体" w:hAnsi="宋体" w:cs="宋体"/>
                <w:kern w:val="0"/>
                <w:szCs w:val="21"/>
              </w:rPr>
            </w:pPr>
            <w:r>
              <w:rPr>
                <w:rFonts w:hint="eastAsia" w:ascii="宋体" w:hAnsi="宋体" w:cs="宋体"/>
                <w:kern w:val="0"/>
                <w:szCs w:val="21"/>
              </w:rPr>
              <w:t>纳税人识别</w:t>
            </w:r>
            <w:r>
              <w:rPr>
                <w:rFonts w:hint="eastAsia" w:ascii="宋体" w:hAnsi="宋体" w:cs="宋体"/>
                <w:kern w:val="0"/>
                <w:szCs w:val="21"/>
                <w:lang w:val="zh-CN"/>
              </w:rPr>
              <w:t>号：</w:t>
            </w:r>
            <w:r>
              <w:rPr>
                <w:rFonts w:ascii="宋体" w:hAnsi="宋体" w:cs="宋体"/>
                <w:kern w:val="0"/>
                <w:szCs w:val="21"/>
                <w:lang w:val="zh-CN"/>
              </w:rPr>
              <w:t>91140105MA0LLW8Q1D</w:t>
            </w:r>
          </w:p>
          <w:p w14:paraId="4560524F">
            <w:pPr>
              <w:adjustRightInd w:val="0"/>
              <w:snapToGrid w:val="0"/>
              <w:spacing w:line="300" w:lineRule="auto"/>
              <w:rPr>
                <w:rFonts w:hint="eastAsia" w:ascii="宋体" w:hAnsi="宋体" w:cs="宋体"/>
                <w:kern w:val="0"/>
                <w:szCs w:val="21"/>
              </w:rPr>
            </w:pPr>
            <w:r>
              <w:rPr>
                <w:rFonts w:hint="eastAsia" w:ascii="宋体" w:hAnsi="宋体" w:cs="宋体"/>
                <w:kern w:val="0"/>
                <w:szCs w:val="21"/>
                <w:lang w:val="zh-CN"/>
              </w:rPr>
              <w:t>地址：</w:t>
            </w:r>
            <w:r>
              <w:rPr>
                <w:rFonts w:hint="eastAsia" w:ascii="宋体" w:hAnsi="宋体" w:cs="宋体"/>
                <w:kern w:val="0"/>
                <w:szCs w:val="21"/>
              </w:rPr>
              <w:t>太原市小店区平阳路</w:t>
            </w:r>
            <w:r>
              <w:rPr>
                <w:rFonts w:ascii="宋体" w:hAnsi="宋体" w:cs="宋体"/>
                <w:kern w:val="0"/>
                <w:szCs w:val="21"/>
              </w:rPr>
              <w:t>1号金茂大厦B座26层A2-B-C-D-E-F区（入驻山西亿企邦孵化园有限公司E区-087）</w:t>
            </w:r>
          </w:p>
          <w:p w14:paraId="1B428209">
            <w:pPr>
              <w:adjustRightInd w:val="0"/>
              <w:snapToGrid w:val="0"/>
              <w:spacing w:line="300" w:lineRule="auto"/>
              <w:jc w:val="left"/>
              <w:rPr>
                <w:rFonts w:hint="eastAsia" w:ascii="宋体" w:hAnsi="宋体" w:cs="宋体"/>
                <w:kern w:val="0"/>
                <w:szCs w:val="21"/>
              </w:rPr>
            </w:pPr>
          </w:p>
        </w:tc>
      </w:tr>
      <w:tr w14:paraId="3DFC0043">
        <w:tblPrEx>
          <w:tblCellMar>
            <w:top w:w="0" w:type="dxa"/>
            <w:left w:w="108" w:type="dxa"/>
            <w:bottom w:w="0" w:type="dxa"/>
            <w:right w:w="108" w:type="dxa"/>
          </w:tblCellMar>
        </w:tblPrEx>
        <w:trPr>
          <w:trHeight w:val="637" w:hRule="atLeast"/>
        </w:trPr>
        <w:tc>
          <w:tcPr>
            <w:tcW w:w="4600" w:type="dxa"/>
            <w:tcBorders>
              <w:left w:val="single" w:color="auto" w:sz="4" w:space="0"/>
              <w:bottom w:val="single" w:color="auto" w:sz="4" w:space="0"/>
              <w:right w:val="single" w:color="auto" w:sz="4" w:space="0"/>
            </w:tcBorders>
            <w:vAlign w:val="center"/>
          </w:tcPr>
          <w:p w14:paraId="03F6024C">
            <w:pPr>
              <w:adjustRightInd w:val="0"/>
              <w:snapToGrid w:val="0"/>
              <w:spacing w:line="300" w:lineRule="auto"/>
              <w:rPr>
                <w:rFonts w:hint="eastAsia" w:ascii="宋体" w:hAnsi="宋体" w:cs="宋体"/>
                <w:kern w:val="0"/>
                <w:szCs w:val="21"/>
                <w:lang w:val="zh-CN"/>
              </w:rPr>
            </w:pPr>
            <w:r>
              <w:rPr>
                <w:rFonts w:hint="eastAsia" w:ascii="宋体" w:hAnsi="宋体" w:cs="宋体"/>
                <w:kern w:val="0"/>
                <w:szCs w:val="21"/>
                <w:lang w:val="zh-CN"/>
              </w:rPr>
              <w:t xml:space="preserve">签约日期：   </w:t>
            </w:r>
            <w:r>
              <w:rPr>
                <w:rFonts w:hint="eastAsia" w:ascii="宋体" w:hAnsi="宋体" w:cs="宋体"/>
                <w:kern w:val="0"/>
                <w:szCs w:val="21"/>
              </w:rPr>
              <w:t xml:space="preserve">       </w:t>
            </w:r>
            <w:r>
              <w:rPr>
                <w:rFonts w:hint="eastAsia" w:ascii="宋体" w:hAnsi="宋体" w:cs="宋体"/>
                <w:kern w:val="0"/>
                <w:szCs w:val="21"/>
                <w:lang w:val="zh-CN"/>
              </w:rPr>
              <w:t xml:space="preserve"> 年    月    日</w:t>
            </w:r>
          </w:p>
        </w:tc>
        <w:tc>
          <w:tcPr>
            <w:tcW w:w="4600" w:type="dxa"/>
            <w:tcBorders>
              <w:left w:val="single" w:color="auto" w:sz="4" w:space="0"/>
              <w:bottom w:val="single" w:color="auto" w:sz="4" w:space="0"/>
              <w:right w:val="single" w:color="auto" w:sz="4" w:space="0"/>
            </w:tcBorders>
            <w:vAlign w:val="center"/>
          </w:tcPr>
          <w:p w14:paraId="0FC2C493">
            <w:pPr>
              <w:adjustRightInd w:val="0"/>
              <w:snapToGrid w:val="0"/>
              <w:spacing w:line="300" w:lineRule="auto"/>
              <w:rPr>
                <w:rFonts w:hint="eastAsia" w:ascii="宋体" w:hAnsi="宋体" w:cs="宋体"/>
                <w:kern w:val="0"/>
                <w:szCs w:val="21"/>
                <w:lang w:val="zh-CN"/>
              </w:rPr>
            </w:pPr>
            <w:r>
              <w:rPr>
                <w:rFonts w:hint="eastAsia" w:ascii="宋体" w:hAnsi="宋体" w:cs="宋体"/>
                <w:kern w:val="0"/>
                <w:szCs w:val="21"/>
                <w:lang w:val="zh-CN"/>
              </w:rPr>
              <w:t xml:space="preserve">签约日期：   </w:t>
            </w:r>
            <w:r>
              <w:rPr>
                <w:rFonts w:hint="eastAsia" w:ascii="宋体" w:hAnsi="宋体" w:cs="宋体"/>
                <w:kern w:val="0"/>
                <w:szCs w:val="21"/>
              </w:rPr>
              <w:t xml:space="preserve">         </w:t>
            </w:r>
            <w:r>
              <w:rPr>
                <w:rFonts w:hint="eastAsia" w:ascii="宋体" w:hAnsi="宋体" w:cs="宋体"/>
                <w:kern w:val="0"/>
                <w:szCs w:val="21"/>
                <w:lang w:val="zh-CN"/>
              </w:rPr>
              <w:t>年</w:t>
            </w:r>
            <w:r>
              <w:rPr>
                <w:rFonts w:hint="eastAsia" w:ascii="宋体" w:hAnsi="宋体" w:cs="宋体"/>
                <w:kern w:val="0"/>
                <w:szCs w:val="21"/>
              </w:rPr>
              <w:t xml:space="preserve">    </w:t>
            </w:r>
            <w:r>
              <w:rPr>
                <w:rFonts w:hint="eastAsia" w:ascii="宋体" w:hAnsi="宋体" w:cs="宋体"/>
                <w:kern w:val="0"/>
                <w:szCs w:val="21"/>
                <w:lang w:val="zh-CN"/>
              </w:rPr>
              <w:t>月</w:t>
            </w:r>
            <w:r>
              <w:rPr>
                <w:rFonts w:hint="eastAsia" w:ascii="宋体" w:hAnsi="宋体" w:cs="宋体"/>
                <w:kern w:val="0"/>
                <w:szCs w:val="21"/>
              </w:rPr>
              <w:t xml:space="preserve">    </w:t>
            </w:r>
            <w:r>
              <w:rPr>
                <w:rFonts w:hint="eastAsia" w:ascii="宋体" w:hAnsi="宋体" w:cs="宋体"/>
                <w:kern w:val="0"/>
                <w:szCs w:val="21"/>
                <w:lang w:val="zh-CN"/>
              </w:rPr>
              <w:t>日</w:t>
            </w:r>
          </w:p>
        </w:tc>
      </w:tr>
    </w:tbl>
    <w:p w14:paraId="07A2E169">
      <w:pPr>
        <w:spacing w:line="300" w:lineRule="auto"/>
      </w:pPr>
    </w:p>
    <w:p w14:paraId="0EAE2F2C">
      <w:pPr>
        <w:widowControl/>
        <w:jc w:val="left"/>
      </w:pPr>
    </w:p>
    <w:sectPr>
      <w:headerReference r:id="rId6" w:type="default"/>
      <w:pgSz w:w="11906" w:h="16838"/>
      <w:pgMar w:top="1440" w:right="1800" w:bottom="1440" w:left="1800" w:header="851" w:footer="794" w:gutter="0"/>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仿宋">
    <w:panose1 w:val="02010609060101010101"/>
    <w:charset w:val="86"/>
    <w:family w:val="modern"/>
    <w:pitch w:val="default"/>
    <w:sig w:usb0="800002BF" w:usb1="38CF7CFA" w:usb2="00000016" w:usb3="00000000" w:csb0="00040001" w:csb1="00000000"/>
  </w:font>
  <w:font w:name="楷体">
    <w:panose1 w:val="02010609060101010101"/>
    <w:charset w:val="86"/>
    <w:family w:val="modern"/>
    <w:pitch w:val="default"/>
    <w:sig w:usb0="800002BF" w:usb1="38CF7CFA" w:usb2="00000016" w:usb3="00000000" w:csb0="00040001" w:csb1="00000000"/>
  </w:font>
  <w:font w:name="楷体_GB2312">
    <w:altName w:val="楷体"/>
    <w:panose1 w:val="00000000000000000000"/>
    <w:charset w:val="86"/>
    <w:family w:val="modern"/>
    <w:pitch w:val="default"/>
    <w:sig w:usb0="00000000" w:usb1="00000000" w:usb2="00000010" w:usb3="00000000" w:csb0="00040000"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709649113"/>
      <w:docPartObj>
        <w:docPartGallery w:val="autotext"/>
      </w:docPartObj>
    </w:sdtPr>
    <w:sdtContent>
      <w:p w14:paraId="5E1BDEF9">
        <w:pPr>
          <w:pStyle w:val="4"/>
          <w:jc w:val="center"/>
        </w:pPr>
        <w:r>
          <w:fldChar w:fldCharType="begin"/>
        </w:r>
        <w:r>
          <w:instrText xml:space="preserve">PAGE   \* MERGEFORMAT</w:instrText>
        </w:r>
        <w:r>
          <w:fldChar w:fldCharType="separate"/>
        </w:r>
        <w:r>
          <w:rPr>
            <w:lang w:val="zh-CN"/>
          </w:rPr>
          <w:t>8</w:t>
        </w:r>
        <w:r>
          <w:fldChar w:fldCharType="end"/>
        </w:r>
      </w:p>
    </w:sdtContent>
  </w:sdt>
  <w:p w14:paraId="6E45D2FE">
    <w:pPr>
      <w:pStyle w:val="4"/>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473365841"/>
      <w:docPartObj>
        <w:docPartGallery w:val="autotext"/>
      </w:docPartObj>
    </w:sdtPr>
    <w:sdtContent>
      <w:p w14:paraId="58CD0DCF">
        <w:pPr>
          <w:pStyle w:val="4"/>
          <w:jc w:val="center"/>
        </w:pPr>
        <w:r>
          <w:fldChar w:fldCharType="begin"/>
        </w:r>
        <w:r>
          <w:instrText xml:space="preserve">PAGE   \* MERGEFORMAT</w:instrText>
        </w:r>
        <w:r>
          <w:fldChar w:fldCharType="separate"/>
        </w:r>
        <w:r>
          <w:rPr>
            <w:lang w:val="zh-CN"/>
          </w:rPr>
          <w:t>1</w:t>
        </w:r>
        <w:r>
          <w:fldChar w:fldCharType="end"/>
        </w:r>
      </w:p>
    </w:sdtContent>
  </w:sdt>
  <w:p w14:paraId="4D97A467">
    <w:pPr>
      <w:pStyle w:val="4"/>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C0818C2">
    <w:pPr>
      <w:pStyle w:val="5"/>
      <w:pBdr>
        <w:bottom w:val="none" w:color="auto" w:sz="0" w:space="1"/>
      </w:pBd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1F28EAF">
    <w:pPr>
      <w:pStyle w:val="5"/>
      <w:jc w:val="right"/>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D7C2E3A"/>
    <w:multiLevelType w:val="singleLevel"/>
    <w:tmpl w:val="FD7C2E3A"/>
    <w:lvl w:ilvl="0" w:tentative="0">
      <w:start w:val="1"/>
      <w:numFmt w:val="decimal"/>
      <w:suff w:val="nothing"/>
      <w:lvlText w:val="（%1）"/>
      <w:lvlJc w:val="left"/>
    </w:lvl>
  </w:abstractNum>
  <w:abstractNum w:abstractNumId="1">
    <w:nsid w:val="6DC15432"/>
    <w:multiLevelType w:val="multilevel"/>
    <w:tmpl w:val="6DC15432"/>
    <w:lvl w:ilvl="0" w:tentative="0">
      <w:start w:val="1"/>
      <w:numFmt w:val="decimal"/>
      <w:lvlText w:val="（%1）"/>
      <w:lvlJc w:val="left"/>
      <w:pPr>
        <w:ind w:left="960" w:hanging="720"/>
      </w:pPr>
      <w:rPr>
        <w:rFonts w:hint="default"/>
      </w:rPr>
    </w:lvl>
    <w:lvl w:ilvl="1" w:tentative="0">
      <w:start w:val="1"/>
      <w:numFmt w:val="lowerLetter"/>
      <w:lvlText w:val="%2)"/>
      <w:lvlJc w:val="left"/>
      <w:pPr>
        <w:ind w:left="1120" w:hanging="440"/>
      </w:pPr>
    </w:lvl>
    <w:lvl w:ilvl="2" w:tentative="0">
      <w:start w:val="1"/>
      <w:numFmt w:val="lowerRoman"/>
      <w:lvlText w:val="%3."/>
      <w:lvlJc w:val="right"/>
      <w:pPr>
        <w:ind w:left="1560" w:hanging="440"/>
      </w:pPr>
    </w:lvl>
    <w:lvl w:ilvl="3" w:tentative="0">
      <w:start w:val="1"/>
      <w:numFmt w:val="decimal"/>
      <w:lvlText w:val="%4."/>
      <w:lvlJc w:val="left"/>
      <w:pPr>
        <w:ind w:left="2000" w:hanging="440"/>
      </w:pPr>
    </w:lvl>
    <w:lvl w:ilvl="4" w:tentative="0">
      <w:start w:val="1"/>
      <w:numFmt w:val="lowerLetter"/>
      <w:lvlText w:val="%5)"/>
      <w:lvlJc w:val="left"/>
      <w:pPr>
        <w:ind w:left="2440" w:hanging="440"/>
      </w:pPr>
    </w:lvl>
    <w:lvl w:ilvl="5" w:tentative="0">
      <w:start w:val="1"/>
      <w:numFmt w:val="lowerRoman"/>
      <w:lvlText w:val="%6."/>
      <w:lvlJc w:val="right"/>
      <w:pPr>
        <w:ind w:left="2880" w:hanging="440"/>
      </w:pPr>
    </w:lvl>
    <w:lvl w:ilvl="6" w:tentative="0">
      <w:start w:val="1"/>
      <w:numFmt w:val="decimal"/>
      <w:lvlText w:val="%7."/>
      <w:lvlJc w:val="left"/>
      <w:pPr>
        <w:ind w:left="3320" w:hanging="440"/>
      </w:pPr>
    </w:lvl>
    <w:lvl w:ilvl="7" w:tentative="0">
      <w:start w:val="1"/>
      <w:numFmt w:val="lowerLetter"/>
      <w:lvlText w:val="%8)"/>
      <w:lvlJc w:val="left"/>
      <w:pPr>
        <w:ind w:left="3760" w:hanging="440"/>
      </w:pPr>
    </w:lvl>
    <w:lvl w:ilvl="8" w:tentative="0">
      <w:start w:val="1"/>
      <w:numFmt w:val="lowerRoman"/>
      <w:lvlText w:val="%9."/>
      <w:lvlJc w:val="right"/>
      <w:pPr>
        <w:ind w:left="4200" w:hanging="440"/>
      </w:pPr>
    </w:lvl>
  </w:abstractNum>
  <w:num w:numId="1">
    <w:abstractNumId w:val="1"/>
  </w:num>
  <w:num w:numId="2">
    <w:abstractNumId w:val="0"/>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范慧斌">
    <w15:presenceInfo w15:providerId="WPS Office" w15:userId="174918286"/>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70"/>
  <w:bordersDoNotSurroundHeader w:val="1"/>
  <w:bordersDoNotSurroundFooter w:val="1"/>
  <w:trackRevisions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DdmNjdiYmYwNDBiZTJiNmRhNGI0NjgyYzQ3YzU0MGEifQ=="/>
  </w:docVars>
  <w:rsids>
    <w:rsidRoot w:val="004573B9"/>
    <w:rsid w:val="00000EE8"/>
    <w:rsid w:val="0000169A"/>
    <w:rsid w:val="00001D0D"/>
    <w:rsid w:val="000175DC"/>
    <w:rsid w:val="00021C81"/>
    <w:rsid w:val="0003270B"/>
    <w:rsid w:val="00036588"/>
    <w:rsid w:val="00044899"/>
    <w:rsid w:val="000460AA"/>
    <w:rsid w:val="00052A63"/>
    <w:rsid w:val="00053BA9"/>
    <w:rsid w:val="00054AF8"/>
    <w:rsid w:val="000554B8"/>
    <w:rsid w:val="0006288B"/>
    <w:rsid w:val="000668BB"/>
    <w:rsid w:val="000669D5"/>
    <w:rsid w:val="00067224"/>
    <w:rsid w:val="0007030D"/>
    <w:rsid w:val="0007044C"/>
    <w:rsid w:val="00070E35"/>
    <w:rsid w:val="000746F7"/>
    <w:rsid w:val="000807DA"/>
    <w:rsid w:val="000822B9"/>
    <w:rsid w:val="00087922"/>
    <w:rsid w:val="00090B8B"/>
    <w:rsid w:val="000919A4"/>
    <w:rsid w:val="000932B8"/>
    <w:rsid w:val="000A1966"/>
    <w:rsid w:val="000A566D"/>
    <w:rsid w:val="000B7EC2"/>
    <w:rsid w:val="000C33B6"/>
    <w:rsid w:val="000C7E88"/>
    <w:rsid w:val="000C7F0A"/>
    <w:rsid w:val="000D6037"/>
    <w:rsid w:val="000E2860"/>
    <w:rsid w:val="000E337B"/>
    <w:rsid w:val="000E3ABA"/>
    <w:rsid w:val="000F1B30"/>
    <w:rsid w:val="000F6C86"/>
    <w:rsid w:val="000F7EA5"/>
    <w:rsid w:val="001038A0"/>
    <w:rsid w:val="001134DA"/>
    <w:rsid w:val="00116849"/>
    <w:rsid w:val="001214E9"/>
    <w:rsid w:val="00126A30"/>
    <w:rsid w:val="001275F0"/>
    <w:rsid w:val="0013024A"/>
    <w:rsid w:val="00131109"/>
    <w:rsid w:val="0013475D"/>
    <w:rsid w:val="0014073A"/>
    <w:rsid w:val="00141DC0"/>
    <w:rsid w:val="00147B3E"/>
    <w:rsid w:val="00150F7B"/>
    <w:rsid w:val="0015240E"/>
    <w:rsid w:val="00170C0F"/>
    <w:rsid w:val="00177728"/>
    <w:rsid w:val="0018290E"/>
    <w:rsid w:val="001907BA"/>
    <w:rsid w:val="00193823"/>
    <w:rsid w:val="00193B6D"/>
    <w:rsid w:val="00195339"/>
    <w:rsid w:val="00195A77"/>
    <w:rsid w:val="001A5C80"/>
    <w:rsid w:val="001C0E87"/>
    <w:rsid w:val="001C1B5F"/>
    <w:rsid w:val="001C1FD3"/>
    <w:rsid w:val="001C47AE"/>
    <w:rsid w:val="001C4DA3"/>
    <w:rsid w:val="001C6CF2"/>
    <w:rsid w:val="001C7E0F"/>
    <w:rsid w:val="001D121E"/>
    <w:rsid w:val="001D35AC"/>
    <w:rsid w:val="001E1331"/>
    <w:rsid w:val="001E1DEF"/>
    <w:rsid w:val="001E2E90"/>
    <w:rsid w:val="001E4452"/>
    <w:rsid w:val="001E753E"/>
    <w:rsid w:val="001F4034"/>
    <w:rsid w:val="001F571E"/>
    <w:rsid w:val="00201768"/>
    <w:rsid w:val="00202AF4"/>
    <w:rsid w:val="0022077B"/>
    <w:rsid w:val="00233EAC"/>
    <w:rsid w:val="00240F2D"/>
    <w:rsid w:val="00243CF4"/>
    <w:rsid w:val="00256283"/>
    <w:rsid w:val="00261B38"/>
    <w:rsid w:val="00267802"/>
    <w:rsid w:val="00276273"/>
    <w:rsid w:val="00280D62"/>
    <w:rsid w:val="00281EF7"/>
    <w:rsid w:val="00281FA3"/>
    <w:rsid w:val="002879F0"/>
    <w:rsid w:val="00294A47"/>
    <w:rsid w:val="002A5449"/>
    <w:rsid w:val="002B0C27"/>
    <w:rsid w:val="002B5076"/>
    <w:rsid w:val="002B77B3"/>
    <w:rsid w:val="002C64B3"/>
    <w:rsid w:val="002C6E40"/>
    <w:rsid w:val="002D1D00"/>
    <w:rsid w:val="002D51E6"/>
    <w:rsid w:val="002E040E"/>
    <w:rsid w:val="002E18A7"/>
    <w:rsid w:val="002E6B0C"/>
    <w:rsid w:val="002F1049"/>
    <w:rsid w:val="002F60EF"/>
    <w:rsid w:val="003001DB"/>
    <w:rsid w:val="00303752"/>
    <w:rsid w:val="0030646F"/>
    <w:rsid w:val="00315567"/>
    <w:rsid w:val="00324EE6"/>
    <w:rsid w:val="00345129"/>
    <w:rsid w:val="0034528E"/>
    <w:rsid w:val="00345DD2"/>
    <w:rsid w:val="00353421"/>
    <w:rsid w:val="00361DE7"/>
    <w:rsid w:val="003652A3"/>
    <w:rsid w:val="00384066"/>
    <w:rsid w:val="00385CF4"/>
    <w:rsid w:val="003864B4"/>
    <w:rsid w:val="003949D7"/>
    <w:rsid w:val="00395F1F"/>
    <w:rsid w:val="003A1193"/>
    <w:rsid w:val="003A631A"/>
    <w:rsid w:val="003B6682"/>
    <w:rsid w:val="003B7CEC"/>
    <w:rsid w:val="003C66C7"/>
    <w:rsid w:val="003D0340"/>
    <w:rsid w:val="003D3F5B"/>
    <w:rsid w:val="003D4E12"/>
    <w:rsid w:val="003D5DE4"/>
    <w:rsid w:val="003D6F51"/>
    <w:rsid w:val="003E303E"/>
    <w:rsid w:val="003F061F"/>
    <w:rsid w:val="003F2C08"/>
    <w:rsid w:val="003F3707"/>
    <w:rsid w:val="003F450D"/>
    <w:rsid w:val="004136A2"/>
    <w:rsid w:val="00430531"/>
    <w:rsid w:val="00430545"/>
    <w:rsid w:val="0043183A"/>
    <w:rsid w:val="00433782"/>
    <w:rsid w:val="004349FE"/>
    <w:rsid w:val="00441085"/>
    <w:rsid w:val="004441AD"/>
    <w:rsid w:val="00447063"/>
    <w:rsid w:val="004561AC"/>
    <w:rsid w:val="004573B9"/>
    <w:rsid w:val="004626F7"/>
    <w:rsid w:val="00462D70"/>
    <w:rsid w:val="00464541"/>
    <w:rsid w:val="00466FE2"/>
    <w:rsid w:val="0046742A"/>
    <w:rsid w:val="004734A5"/>
    <w:rsid w:val="004804A0"/>
    <w:rsid w:val="00480B01"/>
    <w:rsid w:val="00482597"/>
    <w:rsid w:val="00485FFD"/>
    <w:rsid w:val="004B0650"/>
    <w:rsid w:val="004B43D3"/>
    <w:rsid w:val="004D38A3"/>
    <w:rsid w:val="004E1548"/>
    <w:rsid w:val="004E7022"/>
    <w:rsid w:val="004F225F"/>
    <w:rsid w:val="004F22AB"/>
    <w:rsid w:val="004F509C"/>
    <w:rsid w:val="004F75B8"/>
    <w:rsid w:val="00500793"/>
    <w:rsid w:val="00507A53"/>
    <w:rsid w:val="00514FD4"/>
    <w:rsid w:val="00516082"/>
    <w:rsid w:val="00522745"/>
    <w:rsid w:val="005273CF"/>
    <w:rsid w:val="005300B6"/>
    <w:rsid w:val="005423DE"/>
    <w:rsid w:val="0054307E"/>
    <w:rsid w:val="005444F9"/>
    <w:rsid w:val="005463CD"/>
    <w:rsid w:val="00550A45"/>
    <w:rsid w:val="00553A50"/>
    <w:rsid w:val="0056143C"/>
    <w:rsid w:val="005618DE"/>
    <w:rsid w:val="00565665"/>
    <w:rsid w:val="0058063F"/>
    <w:rsid w:val="00585EDC"/>
    <w:rsid w:val="0059186D"/>
    <w:rsid w:val="005938DF"/>
    <w:rsid w:val="00594987"/>
    <w:rsid w:val="005A057B"/>
    <w:rsid w:val="005A1EE5"/>
    <w:rsid w:val="005B3EBF"/>
    <w:rsid w:val="005C30FC"/>
    <w:rsid w:val="005D04A3"/>
    <w:rsid w:val="005D201A"/>
    <w:rsid w:val="005E061D"/>
    <w:rsid w:val="005E3695"/>
    <w:rsid w:val="005E4CBE"/>
    <w:rsid w:val="005E5CC4"/>
    <w:rsid w:val="005F0B87"/>
    <w:rsid w:val="005F0D4C"/>
    <w:rsid w:val="00601AC3"/>
    <w:rsid w:val="00605C81"/>
    <w:rsid w:val="00607A92"/>
    <w:rsid w:val="00626438"/>
    <w:rsid w:val="00637575"/>
    <w:rsid w:val="006430DF"/>
    <w:rsid w:val="00647EA8"/>
    <w:rsid w:val="006560A5"/>
    <w:rsid w:val="006610F8"/>
    <w:rsid w:val="00667621"/>
    <w:rsid w:val="0067051C"/>
    <w:rsid w:val="00676154"/>
    <w:rsid w:val="00682D97"/>
    <w:rsid w:val="0068627C"/>
    <w:rsid w:val="00686BD3"/>
    <w:rsid w:val="00694835"/>
    <w:rsid w:val="006A4A64"/>
    <w:rsid w:val="006A52B5"/>
    <w:rsid w:val="006B01C6"/>
    <w:rsid w:val="006B37EA"/>
    <w:rsid w:val="006B495D"/>
    <w:rsid w:val="006B6ED3"/>
    <w:rsid w:val="006C0703"/>
    <w:rsid w:val="006C3D55"/>
    <w:rsid w:val="006C65E0"/>
    <w:rsid w:val="006C77E6"/>
    <w:rsid w:val="006D3325"/>
    <w:rsid w:val="006D6D98"/>
    <w:rsid w:val="006E3F54"/>
    <w:rsid w:val="006F0400"/>
    <w:rsid w:val="006F4F68"/>
    <w:rsid w:val="00700AEE"/>
    <w:rsid w:val="00704A12"/>
    <w:rsid w:val="007059B5"/>
    <w:rsid w:val="00710281"/>
    <w:rsid w:val="0072065F"/>
    <w:rsid w:val="00721532"/>
    <w:rsid w:val="007221B9"/>
    <w:rsid w:val="00723417"/>
    <w:rsid w:val="00733AF0"/>
    <w:rsid w:val="0073677A"/>
    <w:rsid w:val="00736F5E"/>
    <w:rsid w:val="00740D7D"/>
    <w:rsid w:val="00741D1D"/>
    <w:rsid w:val="00751191"/>
    <w:rsid w:val="00766417"/>
    <w:rsid w:val="007714D3"/>
    <w:rsid w:val="00784CF7"/>
    <w:rsid w:val="00794D63"/>
    <w:rsid w:val="007A1E7B"/>
    <w:rsid w:val="007B2378"/>
    <w:rsid w:val="007D35C5"/>
    <w:rsid w:val="007D3B46"/>
    <w:rsid w:val="007D67C2"/>
    <w:rsid w:val="007D6C4D"/>
    <w:rsid w:val="007E5812"/>
    <w:rsid w:val="007F4A61"/>
    <w:rsid w:val="007F666A"/>
    <w:rsid w:val="008121EB"/>
    <w:rsid w:val="00813F25"/>
    <w:rsid w:val="008145D1"/>
    <w:rsid w:val="00815564"/>
    <w:rsid w:val="0081724D"/>
    <w:rsid w:val="008172B4"/>
    <w:rsid w:val="00821E42"/>
    <w:rsid w:val="00825171"/>
    <w:rsid w:val="0082625C"/>
    <w:rsid w:val="00826D4E"/>
    <w:rsid w:val="008324DA"/>
    <w:rsid w:val="008338BB"/>
    <w:rsid w:val="00840961"/>
    <w:rsid w:val="00841D2A"/>
    <w:rsid w:val="00842081"/>
    <w:rsid w:val="00842974"/>
    <w:rsid w:val="008449C1"/>
    <w:rsid w:val="00845883"/>
    <w:rsid w:val="008507EA"/>
    <w:rsid w:val="00876EDE"/>
    <w:rsid w:val="00881863"/>
    <w:rsid w:val="00890979"/>
    <w:rsid w:val="008A02A2"/>
    <w:rsid w:val="008A0318"/>
    <w:rsid w:val="008A7F9A"/>
    <w:rsid w:val="008C7113"/>
    <w:rsid w:val="008D73E5"/>
    <w:rsid w:val="008E58AF"/>
    <w:rsid w:val="008E5CB7"/>
    <w:rsid w:val="008F5657"/>
    <w:rsid w:val="008F729F"/>
    <w:rsid w:val="0090053D"/>
    <w:rsid w:val="00903602"/>
    <w:rsid w:val="00930240"/>
    <w:rsid w:val="00932247"/>
    <w:rsid w:val="00932D62"/>
    <w:rsid w:val="00932D75"/>
    <w:rsid w:val="0093570C"/>
    <w:rsid w:val="009475F8"/>
    <w:rsid w:val="00950F7B"/>
    <w:rsid w:val="0095154A"/>
    <w:rsid w:val="00953A57"/>
    <w:rsid w:val="00953FE9"/>
    <w:rsid w:val="0095626E"/>
    <w:rsid w:val="00965BBF"/>
    <w:rsid w:val="0096680B"/>
    <w:rsid w:val="0097356E"/>
    <w:rsid w:val="0098172E"/>
    <w:rsid w:val="00984733"/>
    <w:rsid w:val="00984F16"/>
    <w:rsid w:val="00986FF3"/>
    <w:rsid w:val="00993110"/>
    <w:rsid w:val="009A7047"/>
    <w:rsid w:val="009B017E"/>
    <w:rsid w:val="009B211D"/>
    <w:rsid w:val="009B747D"/>
    <w:rsid w:val="009C493F"/>
    <w:rsid w:val="009D176E"/>
    <w:rsid w:val="009D54FC"/>
    <w:rsid w:val="009E767A"/>
    <w:rsid w:val="009F323A"/>
    <w:rsid w:val="00A01DAF"/>
    <w:rsid w:val="00A110F3"/>
    <w:rsid w:val="00A20FCF"/>
    <w:rsid w:val="00A363B4"/>
    <w:rsid w:val="00A46558"/>
    <w:rsid w:val="00A55363"/>
    <w:rsid w:val="00A55FA3"/>
    <w:rsid w:val="00A56C21"/>
    <w:rsid w:val="00A56C29"/>
    <w:rsid w:val="00A57BED"/>
    <w:rsid w:val="00A64CC9"/>
    <w:rsid w:val="00A748DB"/>
    <w:rsid w:val="00A8618E"/>
    <w:rsid w:val="00AA2F72"/>
    <w:rsid w:val="00AA4E20"/>
    <w:rsid w:val="00AC0440"/>
    <w:rsid w:val="00AC1B5F"/>
    <w:rsid w:val="00AC66AC"/>
    <w:rsid w:val="00AD015F"/>
    <w:rsid w:val="00AD6641"/>
    <w:rsid w:val="00AD705C"/>
    <w:rsid w:val="00AE2197"/>
    <w:rsid w:val="00AE5A33"/>
    <w:rsid w:val="00B002B9"/>
    <w:rsid w:val="00B0100C"/>
    <w:rsid w:val="00B010DD"/>
    <w:rsid w:val="00B051EC"/>
    <w:rsid w:val="00B072FE"/>
    <w:rsid w:val="00B07D26"/>
    <w:rsid w:val="00B13AB1"/>
    <w:rsid w:val="00B146BA"/>
    <w:rsid w:val="00B24402"/>
    <w:rsid w:val="00B30402"/>
    <w:rsid w:val="00B34048"/>
    <w:rsid w:val="00B509A9"/>
    <w:rsid w:val="00B52BDB"/>
    <w:rsid w:val="00B562EF"/>
    <w:rsid w:val="00B56E98"/>
    <w:rsid w:val="00B5757D"/>
    <w:rsid w:val="00B65394"/>
    <w:rsid w:val="00B77512"/>
    <w:rsid w:val="00B81D65"/>
    <w:rsid w:val="00B876A9"/>
    <w:rsid w:val="00B909D8"/>
    <w:rsid w:val="00B94E30"/>
    <w:rsid w:val="00BA66A9"/>
    <w:rsid w:val="00BB2E9A"/>
    <w:rsid w:val="00BB34A4"/>
    <w:rsid w:val="00BB7DF1"/>
    <w:rsid w:val="00BD189B"/>
    <w:rsid w:val="00BD6AA3"/>
    <w:rsid w:val="00BE76C0"/>
    <w:rsid w:val="00C02755"/>
    <w:rsid w:val="00C02A9A"/>
    <w:rsid w:val="00C03EC4"/>
    <w:rsid w:val="00C21FC0"/>
    <w:rsid w:val="00C25742"/>
    <w:rsid w:val="00C3156B"/>
    <w:rsid w:val="00C3714D"/>
    <w:rsid w:val="00C376CA"/>
    <w:rsid w:val="00C45928"/>
    <w:rsid w:val="00C5171B"/>
    <w:rsid w:val="00C720FC"/>
    <w:rsid w:val="00C73A1A"/>
    <w:rsid w:val="00C80B1A"/>
    <w:rsid w:val="00C83732"/>
    <w:rsid w:val="00C9191C"/>
    <w:rsid w:val="00C97355"/>
    <w:rsid w:val="00C97D08"/>
    <w:rsid w:val="00CA0556"/>
    <w:rsid w:val="00CA1990"/>
    <w:rsid w:val="00CA2303"/>
    <w:rsid w:val="00CB2357"/>
    <w:rsid w:val="00CB2C1C"/>
    <w:rsid w:val="00CC21C1"/>
    <w:rsid w:val="00CE636E"/>
    <w:rsid w:val="00CE7C82"/>
    <w:rsid w:val="00CF36E7"/>
    <w:rsid w:val="00CF7D59"/>
    <w:rsid w:val="00D03245"/>
    <w:rsid w:val="00D04286"/>
    <w:rsid w:val="00D07606"/>
    <w:rsid w:val="00D10724"/>
    <w:rsid w:val="00D11F99"/>
    <w:rsid w:val="00D12240"/>
    <w:rsid w:val="00D161E7"/>
    <w:rsid w:val="00D34522"/>
    <w:rsid w:val="00D350E1"/>
    <w:rsid w:val="00D3700A"/>
    <w:rsid w:val="00D40DB4"/>
    <w:rsid w:val="00D4104A"/>
    <w:rsid w:val="00D52F65"/>
    <w:rsid w:val="00D607B6"/>
    <w:rsid w:val="00D62019"/>
    <w:rsid w:val="00D6617F"/>
    <w:rsid w:val="00D675FE"/>
    <w:rsid w:val="00D73B01"/>
    <w:rsid w:val="00D801E0"/>
    <w:rsid w:val="00D80AC3"/>
    <w:rsid w:val="00D82144"/>
    <w:rsid w:val="00D82283"/>
    <w:rsid w:val="00D84799"/>
    <w:rsid w:val="00D847EB"/>
    <w:rsid w:val="00D85289"/>
    <w:rsid w:val="00D8664E"/>
    <w:rsid w:val="00D918F5"/>
    <w:rsid w:val="00D970BE"/>
    <w:rsid w:val="00DB4D67"/>
    <w:rsid w:val="00DB7CD2"/>
    <w:rsid w:val="00DC67CC"/>
    <w:rsid w:val="00DC6D4A"/>
    <w:rsid w:val="00DD09BF"/>
    <w:rsid w:val="00DD4ED1"/>
    <w:rsid w:val="00DD6AAD"/>
    <w:rsid w:val="00DE2FB7"/>
    <w:rsid w:val="00DE3E99"/>
    <w:rsid w:val="00DF0046"/>
    <w:rsid w:val="00DF3BD0"/>
    <w:rsid w:val="00E047FB"/>
    <w:rsid w:val="00E0536D"/>
    <w:rsid w:val="00E13960"/>
    <w:rsid w:val="00E14EC0"/>
    <w:rsid w:val="00E15631"/>
    <w:rsid w:val="00E278B1"/>
    <w:rsid w:val="00E278D3"/>
    <w:rsid w:val="00E3626B"/>
    <w:rsid w:val="00E3646C"/>
    <w:rsid w:val="00E369EB"/>
    <w:rsid w:val="00E37DB8"/>
    <w:rsid w:val="00E4703C"/>
    <w:rsid w:val="00E47F0F"/>
    <w:rsid w:val="00E545CB"/>
    <w:rsid w:val="00E60E10"/>
    <w:rsid w:val="00E710A7"/>
    <w:rsid w:val="00E71229"/>
    <w:rsid w:val="00E74ABA"/>
    <w:rsid w:val="00E80CDE"/>
    <w:rsid w:val="00E866ED"/>
    <w:rsid w:val="00E9364B"/>
    <w:rsid w:val="00EA00B3"/>
    <w:rsid w:val="00EA4A7D"/>
    <w:rsid w:val="00EB0847"/>
    <w:rsid w:val="00EB3EFA"/>
    <w:rsid w:val="00EC312D"/>
    <w:rsid w:val="00ED1000"/>
    <w:rsid w:val="00ED188D"/>
    <w:rsid w:val="00ED686F"/>
    <w:rsid w:val="00EE1FD5"/>
    <w:rsid w:val="00EE28D5"/>
    <w:rsid w:val="00EF5BF3"/>
    <w:rsid w:val="00F0190F"/>
    <w:rsid w:val="00F02170"/>
    <w:rsid w:val="00F06234"/>
    <w:rsid w:val="00F07897"/>
    <w:rsid w:val="00F140A0"/>
    <w:rsid w:val="00F31F98"/>
    <w:rsid w:val="00F37F2D"/>
    <w:rsid w:val="00F47BAA"/>
    <w:rsid w:val="00F5575D"/>
    <w:rsid w:val="00F57724"/>
    <w:rsid w:val="00F60AE4"/>
    <w:rsid w:val="00F61DCE"/>
    <w:rsid w:val="00F6429E"/>
    <w:rsid w:val="00F703F5"/>
    <w:rsid w:val="00F92C77"/>
    <w:rsid w:val="00F93805"/>
    <w:rsid w:val="00F96642"/>
    <w:rsid w:val="00FA2BBE"/>
    <w:rsid w:val="00FA6C33"/>
    <w:rsid w:val="00FD39EB"/>
    <w:rsid w:val="00FD6081"/>
    <w:rsid w:val="00FE40AF"/>
    <w:rsid w:val="00FE4179"/>
    <w:rsid w:val="00FF3CAF"/>
    <w:rsid w:val="1F6F420F"/>
    <w:rsid w:val="30054A43"/>
    <w:rsid w:val="47FF6A2F"/>
    <w:rsid w:val="71873385"/>
    <w:rsid w:val="72A21BA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nhideWhenUsed="0" w:uiPriority="0"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0"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nhideWhenUsed="0"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2">
    <w:name w:val="heading 2"/>
    <w:basedOn w:val="1"/>
    <w:next w:val="1"/>
    <w:link w:val="12"/>
    <w:qFormat/>
    <w:uiPriority w:val="0"/>
    <w:pPr>
      <w:keepNext/>
      <w:keepLines/>
      <w:spacing w:before="260" w:after="260" w:line="413" w:lineRule="auto"/>
      <w:outlineLvl w:val="1"/>
    </w:pPr>
    <w:rPr>
      <w:rFonts w:ascii="Arial" w:hAnsi="Arial" w:eastAsia="黑体"/>
      <w:b/>
      <w:sz w:val="32"/>
    </w:rPr>
  </w:style>
  <w:style w:type="paragraph" w:styleId="3">
    <w:name w:val="heading 3"/>
    <w:basedOn w:val="1"/>
    <w:next w:val="1"/>
    <w:link w:val="15"/>
    <w:semiHidden/>
    <w:unhideWhenUsed/>
    <w:qFormat/>
    <w:uiPriority w:val="9"/>
    <w:pPr>
      <w:keepNext/>
      <w:keepLines/>
      <w:spacing w:before="260" w:after="260" w:line="416" w:lineRule="auto"/>
      <w:outlineLvl w:val="2"/>
    </w:pPr>
    <w:rPr>
      <w:b/>
      <w:bCs/>
      <w:sz w:val="32"/>
      <w:szCs w:val="32"/>
    </w:rPr>
  </w:style>
  <w:style w:type="character" w:default="1" w:styleId="8">
    <w:name w:val="Default Paragraph Font"/>
    <w:semiHidden/>
    <w:unhideWhenUsed/>
    <w:qFormat/>
    <w:uiPriority w:val="1"/>
  </w:style>
  <w:style w:type="table" w:default="1" w:styleId="7">
    <w:name w:val="Normal Table"/>
    <w:semiHidden/>
    <w:unhideWhenUsed/>
    <w:qFormat/>
    <w:uiPriority w:val="99"/>
    <w:tblPr>
      <w:tblCellMar>
        <w:top w:w="0" w:type="dxa"/>
        <w:left w:w="108" w:type="dxa"/>
        <w:bottom w:w="0" w:type="dxa"/>
        <w:right w:w="108" w:type="dxa"/>
      </w:tblCellMar>
    </w:tblPr>
  </w:style>
  <w:style w:type="paragraph" w:styleId="4">
    <w:name w:val="footer"/>
    <w:basedOn w:val="1"/>
    <w:link w:val="11"/>
    <w:unhideWhenUsed/>
    <w:qFormat/>
    <w:uiPriority w:val="99"/>
    <w:pPr>
      <w:tabs>
        <w:tab w:val="center" w:pos="4153"/>
        <w:tab w:val="right" w:pos="8306"/>
      </w:tabs>
      <w:snapToGrid w:val="0"/>
      <w:jc w:val="left"/>
    </w:pPr>
    <w:rPr>
      <w:sz w:val="18"/>
      <w:szCs w:val="18"/>
    </w:rPr>
  </w:style>
  <w:style w:type="paragraph" w:styleId="5">
    <w:name w:val="header"/>
    <w:basedOn w:val="1"/>
    <w:link w:val="10"/>
    <w:autoRedefine/>
    <w:unhideWhenUsed/>
    <w:qFormat/>
    <w:uiPriority w:val="0"/>
    <w:pPr>
      <w:pBdr>
        <w:bottom w:val="single" w:color="auto" w:sz="6" w:space="1"/>
      </w:pBdr>
      <w:tabs>
        <w:tab w:val="center" w:pos="4153"/>
        <w:tab w:val="right" w:pos="8306"/>
      </w:tabs>
      <w:snapToGrid w:val="0"/>
      <w:jc w:val="center"/>
    </w:pPr>
    <w:rPr>
      <w:sz w:val="18"/>
      <w:szCs w:val="18"/>
    </w:rPr>
  </w:style>
  <w:style w:type="paragraph" w:styleId="6">
    <w:name w:val="Normal (Web)"/>
    <w:basedOn w:val="1"/>
    <w:autoRedefine/>
    <w:qFormat/>
    <w:uiPriority w:val="99"/>
    <w:pPr>
      <w:spacing w:line="360" w:lineRule="auto"/>
    </w:pPr>
    <w:rPr>
      <w:rFonts w:ascii="宋体" w:hAnsi="宋体" w:cs="宋体"/>
      <w:color w:val="000000"/>
      <w:sz w:val="24"/>
    </w:rPr>
  </w:style>
  <w:style w:type="character" w:styleId="9">
    <w:name w:val="Strong"/>
    <w:basedOn w:val="8"/>
    <w:qFormat/>
    <w:uiPriority w:val="22"/>
    <w:rPr>
      <w:b/>
      <w:bCs/>
    </w:rPr>
  </w:style>
  <w:style w:type="character" w:customStyle="1" w:styleId="10">
    <w:name w:val="页眉 字符"/>
    <w:basedOn w:val="8"/>
    <w:link w:val="5"/>
    <w:qFormat/>
    <w:uiPriority w:val="99"/>
    <w:rPr>
      <w:sz w:val="18"/>
      <w:szCs w:val="18"/>
    </w:rPr>
  </w:style>
  <w:style w:type="character" w:customStyle="1" w:styleId="11">
    <w:name w:val="页脚 字符"/>
    <w:basedOn w:val="8"/>
    <w:link w:val="4"/>
    <w:qFormat/>
    <w:uiPriority w:val="99"/>
    <w:rPr>
      <w:sz w:val="18"/>
      <w:szCs w:val="18"/>
    </w:rPr>
  </w:style>
  <w:style w:type="character" w:customStyle="1" w:styleId="12">
    <w:name w:val="标题 2 字符"/>
    <w:basedOn w:val="8"/>
    <w:link w:val="2"/>
    <w:qFormat/>
    <w:uiPriority w:val="0"/>
    <w:rPr>
      <w:rFonts w:ascii="Arial" w:hAnsi="Arial" w:eastAsia="黑体" w:cs="Times New Roman"/>
      <w:b/>
      <w:sz w:val="32"/>
      <w:szCs w:val="24"/>
    </w:rPr>
  </w:style>
  <w:style w:type="paragraph" w:customStyle="1" w:styleId="13">
    <w:name w:val="正文1"/>
    <w:qFormat/>
    <w:uiPriority w:val="0"/>
    <w:pPr>
      <w:widowControl w:val="0"/>
      <w:pBdr>
        <w:top w:val="none" w:color="000000" w:sz="0" w:space="0"/>
        <w:left w:val="none" w:color="000000" w:sz="0" w:space="0"/>
        <w:bottom w:val="none" w:color="000000" w:sz="0" w:space="0"/>
        <w:right w:val="none" w:color="000000" w:sz="0" w:space="0"/>
        <w:between w:val="none" w:color="000000" w:sz="0" w:space="0"/>
      </w:pBdr>
      <w:jc w:val="both"/>
    </w:pPr>
    <w:rPr>
      <w:rFonts w:ascii="Times New Roman" w:hAnsi="Times New Roman" w:eastAsia="宋体" w:cs="Times New Roman"/>
      <w:bCs/>
      <w:sz w:val="28"/>
      <w:szCs w:val="24"/>
      <w:lang w:val="en-US" w:eastAsia="zh-CN" w:bidi="ar-SA"/>
    </w:rPr>
  </w:style>
  <w:style w:type="paragraph" w:styleId="14">
    <w:name w:val="List Paragraph"/>
    <w:basedOn w:val="1"/>
    <w:link w:val="16"/>
    <w:qFormat/>
    <w:uiPriority w:val="34"/>
    <w:pPr>
      <w:ind w:firstLine="420" w:firstLineChars="200"/>
    </w:pPr>
  </w:style>
  <w:style w:type="character" w:customStyle="1" w:styleId="15">
    <w:name w:val="标题 3 字符"/>
    <w:basedOn w:val="8"/>
    <w:link w:val="3"/>
    <w:semiHidden/>
    <w:qFormat/>
    <w:uiPriority w:val="9"/>
    <w:rPr>
      <w:rFonts w:ascii="Times New Roman" w:hAnsi="Times New Roman" w:eastAsia="宋体" w:cs="Times New Roman"/>
      <w:b/>
      <w:bCs/>
      <w:sz w:val="32"/>
      <w:szCs w:val="32"/>
    </w:rPr>
  </w:style>
  <w:style w:type="character" w:customStyle="1" w:styleId="16">
    <w:name w:val="列表段落 字符"/>
    <w:link w:val="14"/>
    <w:autoRedefine/>
    <w:qFormat/>
    <w:uiPriority w:val="34"/>
    <w:rPr>
      <w:rFonts w:ascii="Times New Roman" w:hAnsi="Times New Roman" w:eastAsia="宋体" w:cs="Times New Roman"/>
      <w:szCs w:val="24"/>
    </w:rPr>
  </w:style>
  <w:style w:type="paragraph" w:customStyle="1" w:styleId="17">
    <w:name w:val="Default Text"/>
    <w:basedOn w:val="1"/>
    <w:qFormat/>
    <w:uiPriority w:val="0"/>
    <w:pPr>
      <w:widowControl/>
      <w:jc w:val="left"/>
    </w:pPr>
    <w:rPr>
      <w:kern w:val="0"/>
      <w:sz w:val="24"/>
      <w:szCs w:val="20"/>
    </w:rPr>
  </w:style>
  <w:style w:type="paragraph" w:customStyle="1" w:styleId="18">
    <w:name w:val="修订1"/>
    <w:hidden/>
    <w:semiHidden/>
    <w:qFormat/>
    <w:uiPriority w:val="99"/>
    <w:rPr>
      <w:rFonts w:ascii="Times New Roman" w:hAnsi="Times New Roman" w:eastAsia="宋体" w:cs="Times New Roman"/>
      <w:kern w:val="2"/>
      <w:sz w:val="21"/>
      <w:szCs w:val="24"/>
      <w:lang w:val="en-US" w:eastAsia="zh-CN" w:bidi="ar-SA"/>
    </w:rPr>
  </w:style>
  <w:style w:type="paragraph" w:customStyle="1" w:styleId="19">
    <w:name w:val="Revision"/>
    <w:hidden/>
    <w:unhideWhenUsed/>
    <w:qFormat/>
    <w:uiPriority w:val="99"/>
    <w:rPr>
      <w:rFonts w:ascii="Times New Roman" w:hAnsi="Times New Roman" w:eastAsia="宋体" w:cs="Times New Roman"/>
      <w:kern w:val="2"/>
      <w:sz w:val="21"/>
      <w:szCs w:val="24"/>
      <w:lang w:val="en-US" w:eastAsia="zh-CN" w:bidi="ar-SA"/>
    </w:r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numbering" Target="numbering.xml"/><Relationship Id="rId7" Type="http://schemas.openxmlformats.org/officeDocument/2006/relationships/theme" Target="theme/theme1.xml"/><Relationship Id="rId6" Type="http://schemas.openxmlformats.org/officeDocument/2006/relationships/header" Target="header2.xml"/><Relationship Id="rId5" Type="http://schemas.openxmlformats.org/officeDocument/2006/relationships/footer" Target="footer2.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1" Type="http://schemas.microsoft.com/office/2011/relationships/people" Target="people.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813E046-2030-4F1E-8620-9FEA5E7B0FE9}">
  <ds:schemaRefs/>
</ds:datastoreItem>
</file>

<file path=docProps/app.xml><?xml version="1.0" encoding="utf-8"?>
<Properties xmlns="http://schemas.openxmlformats.org/officeDocument/2006/extended-properties" xmlns:vt="http://schemas.openxmlformats.org/officeDocument/2006/docPropsVTypes">
  <Template>Normal</Template>
  <Pages>8</Pages>
  <Words>3572</Words>
  <Characters>3913</Characters>
  <Lines>30</Lines>
  <Paragraphs>8</Paragraphs>
  <TotalTime>39</TotalTime>
  <ScaleCrop>false</ScaleCrop>
  <LinksUpToDate>false</LinksUpToDate>
  <CharactersWithSpaces>4337</CharactersWithSpaces>
  <Application>WPS Office_12.1.0.21915_F1E327BC-269C-435d-A152-05C5408002CA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2024-04-15T12:16:00Z</dcterms:created>
  <dc:creator>huibinFan@outlook.com</dc:creator>
  <cp:lastModifiedBy>范慧斌</cp:lastModifiedBy>
  <dcterms:modified xsi:type="dcterms:W3CDTF">2025-07-14T10:07:06Z</dcterms:modified>
  <cp:revision>112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2052-12.1.0.21915</vt:lpwstr>
  </property>
  <property fmtid="{D5CDD505-2E9C-101B-9397-08002B2CF9AE}" pid="3" name="ICV">
    <vt:lpwstr>7ECFAB29323249D9A539BF17FA223AB8_13</vt:lpwstr>
  </property>
  <property fmtid="{D5CDD505-2E9C-101B-9397-08002B2CF9AE}" pid="4" name="KSOTemplateDocerSaveRecord">
    <vt:lpwstr>eyJoZGlkIjoiYTllYTRjNDkwNjJkNjAwMTYyMTA5OTY3MDZhOTlmYWMiLCJ1c2VySWQiOiIxNDUxOTY0MDYyIn0=</vt:lpwstr>
  </property>
</Properties>
</file>